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349" w14:textId="58F8AE2C" w:rsidR="002A526F" w:rsidRDefault="002A526F" w:rsidP="003464B4"/>
    <w:p w14:paraId="5F556FA2" w14:textId="573EAF17" w:rsidR="002A526F" w:rsidRDefault="002A526F" w:rsidP="003464B4"/>
    <w:p w14:paraId="6BA88B11" w14:textId="77777777" w:rsidR="002A526F" w:rsidRDefault="002A526F" w:rsidP="003464B4"/>
    <w:p w14:paraId="3BEBF6A0" w14:textId="77777777" w:rsidR="002A526F" w:rsidRDefault="002A526F" w:rsidP="003464B4"/>
    <w:p w14:paraId="36C44510" w14:textId="26DF63F1" w:rsidR="002A526F" w:rsidRPr="004C273C" w:rsidRDefault="00910708" w:rsidP="004C273C">
      <w:pPr>
        <w:jc w:val="center"/>
        <w:rPr>
          <w:sz w:val="40"/>
          <w:szCs w:val="40"/>
        </w:rPr>
      </w:pPr>
      <w:r w:rsidRPr="004C273C">
        <w:rPr>
          <w:sz w:val="40"/>
          <w:szCs w:val="40"/>
        </w:rPr>
        <w:t>Proj</w:t>
      </w:r>
      <w:r w:rsidR="00002898" w:rsidRPr="004C273C">
        <w:rPr>
          <w:sz w:val="40"/>
          <w:szCs w:val="40"/>
        </w:rPr>
        <w:t>ect Initiatie Document</w:t>
      </w:r>
    </w:p>
    <w:p w14:paraId="0C7341E1" w14:textId="77777777" w:rsidR="00002898" w:rsidRPr="004C273C" w:rsidRDefault="00002898" w:rsidP="004C273C">
      <w:pPr>
        <w:jc w:val="center"/>
        <w:rPr>
          <w:sz w:val="40"/>
          <w:szCs w:val="40"/>
        </w:rPr>
      </w:pPr>
    </w:p>
    <w:p w14:paraId="3A2CA4B7" w14:textId="2AE7E033" w:rsidR="00002898" w:rsidRPr="004C273C" w:rsidRDefault="00002898" w:rsidP="004C273C">
      <w:pPr>
        <w:jc w:val="center"/>
        <w:rPr>
          <w:sz w:val="40"/>
          <w:szCs w:val="40"/>
        </w:rPr>
      </w:pPr>
      <w:r w:rsidRPr="004C273C">
        <w:rPr>
          <w:sz w:val="40"/>
          <w:szCs w:val="40"/>
        </w:rPr>
        <w:t>Beleidsmaatregel 13</w:t>
      </w:r>
    </w:p>
    <w:p w14:paraId="7C9A585E" w14:textId="77777777" w:rsidR="00EC18C0" w:rsidRDefault="00EC18C0" w:rsidP="004C273C">
      <w:pPr>
        <w:jc w:val="center"/>
      </w:pPr>
    </w:p>
    <w:p w14:paraId="229A481D" w14:textId="5EB9426C" w:rsidR="002A526F" w:rsidRDefault="00EC18C0" w:rsidP="004C273C">
      <w:pPr>
        <w:jc w:val="center"/>
      </w:pPr>
      <w:r w:rsidRPr="00EC18C0">
        <w:rPr>
          <w:noProof/>
        </w:rPr>
        <w:drawing>
          <wp:inline distT="0" distB="0" distL="0" distR="0" wp14:anchorId="04360B2B" wp14:editId="79EE0BDC">
            <wp:extent cx="3622515" cy="4136458"/>
            <wp:effectExtent l="0" t="0" r="0" b="0"/>
            <wp:docPr id="5" name="Tijdelijke aanduiding voor inhoud 4" descr="Afbeelding met tekening, gebouw, schets, buitenshuis&#10;&#10;Automatisch gegenereerde beschrijving">
              <a:extLst xmlns:a="http://schemas.openxmlformats.org/drawingml/2006/main">
                <a:ext uri="{FF2B5EF4-FFF2-40B4-BE49-F238E27FC236}">
                  <a16:creationId xmlns:a16="http://schemas.microsoft.com/office/drawing/2014/main" id="{0232C6C8-7701-3505-7778-D771560349D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Tijdelijke aanduiding voor inhoud 4" descr="Afbeelding met tekening, gebouw, schets, buitenshuis&#10;&#10;Automatisch gegenereerde beschrijving">
                      <a:extLst>
                        <a:ext uri="{FF2B5EF4-FFF2-40B4-BE49-F238E27FC236}">
                          <a16:creationId xmlns:a16="http://schemas.microsoft.com/office/drawing/2014/main" id="{0232C6C8-7701-3505-7778-D771560349DD}"/>
                        </a:ext>
                      </a:extLst>
                    </pic:cNvPr>
                    <pic:cNvPicPr>
                      <a:picLocks noGrp="1" noChangeAspect="1"/>
                    </pic:cNvPicPr>
                  </pic:nvPicPr>
                  <pic:blipFill>
                    <a:blip r:embed="rId11"/>
                    <a:srcRect l="6500" r="5930"/>
                    <a:stretch/>
                  </pic:blipFill>
                  <pic:spPr>
                    <a:xfrm>
                      <a:off x="0" y="0"/>
                      <a:ext cx="3626869" cy="4141429"/>
                    </a:xfrm>
                    <a:prstGeom prst="rect">
                      <a:avLst/>
                    </a:prstGeom>
                  </pic:spPr>
                </pic:pic>
              </a:graphicData>
            </a:graphic>
          </wp:inline>
        </w:drawing>
      </w:r>
    </w:p>
    <w:p w14:paraId="5A750DAE" w14:textId="77777777" w:rsidR="002A526F" w:rsidRDefault="002A526F" w:rsidP="004C273C">
      <w:pPr>
        <w:jc w:val="center"/>
      </w:pPr>
    </w:p>
    <w:p w14:paraId="7A2FD8AF" w14:textId="77777777" w:rsidR="00EC18C0" w:rsidRDefault="00EC18C0" w:rsidP="004C273C">
      <w:pPr>
        <w:jc w:val="center"/>
      </w:pPr>
    </w:p>
    <w:p w14:paraId="13CD3716" w14:textId="0E05E4B2" w:rsidR="00EC18C0" w:rsidRPr="007B6129" w:rsidRDefault="001D3266" w:rsidP="004C273C">
      <w:pPr>
        <w:jc w:val="center"/>
        <w:rPr>
          <w:sz w:val="36"/>
          <w:szCs w:val="36"/>
        </w:rPr>
        <w:sectPr w:rsidR="00EC18C0" w:rsidRPr="007B6129" w:rsidSect="000C041E">
          <w:headerReference w:type="even" r:id="rId12"/>
          <w:headerReference w:type="default" r:id="rId13"/>
          <w:footerReference w:type="even" r:id="rId14"/>
          <w:footerReference w:type="default" r:id="rId15"/>
          <w:headerReference w:type="first" r:id="rId16"/>
          <w:footerReference w:type="first" r:id="rId17"/>
          <w:pgSz w:w="11906" w:h="16838"/>
          <w:pgMar w:top="2835" w:right="2466" w:bottom="1361" w:left="1588" w:header="771" w:footer="629" w:gutter="0"/>
          <w:pgNumType w:start="1"/>
          <w:cols w:space="708"/>
          <w:titlePg/>
        </w:sectPr>
      </w:pPr>
      <w:r w:rsidRPr="007B6129">
        <w:rPr>
          <w:sz w:val="36"/>
          <w:szCs w:val="36"/>
        </w:rPr>
        <w:t>Vergunningaanvragen aanbieden en verwerken op basis van BIM modellen</w:t>
      </w:r>
    </w:p>
    <w:p w14:paraId="42C70376" w14:textId="77777777" w:rsidR="002A526F" w:rsidRDefault="00823FD0" w:rsidP="003464B4">
      <w:bookmarkStart w:id="0" w:name="_gjdgxs" w:colFirst="0" w:colLast="0"/>
      <w:bookmarkEnd w:id="0"/>
      <w:r>
        <w:lastRenderedPageBreak/>
        <w:t>Inhoudsopgave</w:t>
      </w:r>
      <w:r>
        <w:br/>
      </w:r>
    </w:p>
    <w:sdt>
      <w:sdtPr>
        <w:id w:val="-73744468"/>
        <w:docPartObj>
          <w:docPartGallery w:val="Table of Contents"/>
          <w:docPartUnique/>
        </w:docPartObj>
      </w:sdtPr>
      <w:sdtEndPr/>
      <w:sdtContent>
        <w:p w14:paraId="1707532C" w14:textId="0BCC541A" w:rsidR="00CA6A3D" w:rsidRDefault="00823FD0">
          <w:pPr>
            <w:pStyle w:val="Inhopg1"/>
            <w:rPr>
              <w:rFonts w:asciiTheme="minorHAnsi" w:eastAsiaTheme="minorEastAsia" w:hAnsiTheme="minorHAnsi" w:cstheme="minorBidi"/>
              <w:noProof/>
              <w:kern w:val="2"/>
              <w:sz w:val="24"/>
              <w:szCs w:val="24"/>
              <w14:ligatures w14:val="standardContextual"/>
            </w:rPr>
          </w:pPr>
          <w:r>
            <w:fldChar w:fldCharType="begin"/>
          </w:r>
          <w:r>
            <w:instrText xml:space="preserve"> TOC \h \u \z </w:instrText>
          </w:r>
          <w:r>
            <w:fldChar w:fldCharType="separate"/>
          </w:r>
          <w:hyperlink w:anchor="_Toc190031313" w:history="1">
            <w:r w:rsidR="00CA6A3D" w:rsidRPr="003528BD">
              <w:rPr>
                <w:rStyle w:val="Hyperlink"/>
                <w:noProof/>
              </w:rPr>
              <w:t>1</w:t>
            </w:r>
            <w:r w:rsidR="00CA6A3D">
              <w:rPr>
                <w:rFonts w:asciiTheme="minorHAnsi" w:eastAsiaTheme="minorEastAsia" w:hAnsiTheme="minorHAnsi" w:cstheme="minorBidi"/>
                <w:noProof/>
                <w:kern w:val="2"/>
                <w:sz w:val="24"/>
                <w:szCs w:val="24"/>
                <w14:ligatures w14:val="standardContextual"/>
              </w:rPr>
              <w:tab/>
            </w:r>
            <w:r w:rsidR="00CA6A3D" w:rsidRPr="003528BD">
              <w:rPr>
                <w:rStyle w:val="Hyperlink"/>
                <w:noProof/>
              </w:rPr>
              <w:t>Versiebeheer</w:t>
            </w:r>
            <w:r w:rsidR="00CA6A3D">
              <w:rPr>
                <w:noProof/>
                <w:webHidden/>
              </w:rPr>
              <w:tab/>
            </w:r>
            <w:r w:rsidR="00CA6A3D">
              <w:rPr>
                <w:noProof/>
                <w:webHidden/>
              </w:rPr>
              <w:fldChar w:fldCharType="begin"/>
            </w:r>
            <w:r w:rsidR="00CA6A3D">
              <w:rPr>
                <w:noProof/>
                <w:webHidden/>
              </w:rPr>
              <w:instrText xml:space="preserve"> PAGEREF _Toc190031313 \h </w:instrText>
            </w:r>
            <w:r w:rsidR="00CA6A3D">
              <w:rPr>
                <w:noProof/>
                <w:webHidden/>
              </w:rPr>
            </w:r>
            <w:r w:rsidR="00CA6A3D">
              <w:rPr>
                <w:noProof/>
                <w:webHidden/>
              </w:rPr>
              <w:fldChar w:fldCharType="separate"/>
            </w:r>
            <w:r w:rsidR="00CA6A3D">
              <w:rPr>
                <w:noProof/>
                <w:webHidden/>
              </w:rPr>
              <w:t>3</w:t>
            </w:r>
            <w:r w:rsidR="00CA6A3D">
              <w:rPr>
                <w:noProof/>
                <w:webHidden/>
              </w:rPr>
              <w:fldChar w:fldCharType="end"/>
            </w:r>
          </w:hyperlink>
        </w:p>
        <w:p w14:paraId="0F0E86D8" w14:textId="73BE2DD1"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14" w:history="1">
            <w:r w:rsidRPr="003528BD">
              <w:rPr>
                <w:rStyle w:val="Hyperlink"/>
                <w:noProof/>
              </w:rPr>
              <w:t>2</w:t>
            </w:r>
            <w:r>
              <w:rPr>
                <w:rFonts w:asciiTheme="minorHAnsi" w:eastAsiaTheme="minorEastAsia" w:hAnsiTheme="minorHAnsi" w:cstheme="minorBidi"/>
                <w:noProof/>
                <w:kern w:val="2"/>
                <w:sz w:val="24"/>
                <w:szCs w:val="24"/>
                <w14:ligatures w14:val="standardContextual"/>
              </w:rPr>
              <w:tab/>
            </w:r>
            <w:r w:rsidRPr="003528BD">
              <w:rPr>
                <w:rStyle w:val="Hyperlink"/>
                <w:noProof/>
              </w:rPr>
              <w:t>Achtergrond en doel</w:t>
            </w:r>
            <w:r>
              <w:rPr>
                <w:noProof/>
                <w:webHidden/>
              </w:rPr>
              <w:tab/>
            </w:r>
            <w:r>
              <w:rPr>
                <w:noProof/>
                <w:webHidden/>
              </w:rPr>
              <w:fldChar w:fldCharType="begin"/>
            </w:r>
            <w:r>
              <w:rPr>
                <w:noProof/>
                <w:webHidden/>
              </w:rPr>
              <w:instrText xml:space="preserve"> PAGEREF _Toc190031314 \h </w:instrText>
            </w:r>
            <w:r>
              <w:rPr>
                <w:noProof/>
                <w:webHidden/>
              </w:rPr>
            </w:r>
            <w:r>
              <w:rPr>
                <w:noProof/>
                <w:webHidden/>
              </w:rPr>
              <w:fldChar w:fldCharType="separate"/>
            </w:r>
            <w:r>
              <w:rPr>
                <w:noProof/>
                <w:webHidden/>
              </w:rPr>
              <w:t>4</w:t>
            </w:r>
            <w:r>
              <w:rPr>
                <w:noProof/>
                <w:webHidden/>
              </w:rPr>
              <w:fldChar w:fldCharType="end"/>
            </w:r>
          </w:hyperlink>
        </w:p>
        <w:p w14:paraId="3B57C75D" w14:textId="6FEAE7CF"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15" w:history="1">
            <w:r w:rsidRPr="003528BD">
              <w:rPr>
                <w:rStyle w:val="Hyperlink"/>
                <w:noProof/>
              </w:rPr>
              <w:t>2.1</w:t>
            </w:r>
            <w:r>
              <w:rPr>
                <w:rFonts w:asciiTheme="minorHAnsi" w:eastAsiaTheme="minorEastAsia" w:hAnsiTheme="minorHAnsi" w:cstheme="minorBidi"/>
                <w:noProof/>
                <w:kern w:val="2"/>
                <w:sz w:val="24"/>
                <w:szCs w:val="24"/>
                <w14:ligatures w14:val="standardContextual"/>
              </w:rPr>
              <w:tab/>
            </w:r>
            <w:r w:rsidRPr="003528BD">
              <w:rPr>
                <w:rStyle w:val="Hyperlink"/>
                <w:noProof/>
              </w:rPr>
              <w:t>Opdracht</w:t>
            </w:r>
            <w:r>
              <w:rPr>
                <w:noProof/>
                <w:webHidden/>
              </w:rPr>
              <w:tab/>
            </w:r>
            <w:r>
              <w:rPr>
                <w:noProof/>
                <w:webHidden/>
              </w:rPr>
              <w:fldChar w:fldCharType="begin"/>
            </w:r>
            <w:r>
              <w:rPr>
                <w:noProof/>
                <w:webHidden/>
              </w:rPr>
              <w:instrText xml:space="preserve"> PAGEREF _Toc190031315 \h </w:instrText>
            </w:r>
            <w:r>
              <w:rPr>
                <w:noProof/>
                <w:webHidden/>
              </w:rPr>
            </w:r>
            <w:r>
              <w:rPr>
                <w:noProof/>
                <w:webHidden/>
              </w:rPr>
              <w:fldChar w:fldCharType="separate"/>
            </w:r>
            <w:r>
              <w:rPr>
                <w:noProof/>
                <w:webHidden/>
              </w:rPr>
              <w:t>4</w:t>
            </w:r>
            <w:r>
              <w:rPr>
                <w:noProof/>
                <w:webHidden/>
              </w:rPr>
              <w:fldChar w:fldCharType="end"/>
            </w:r>
          </w:hyperlink>
        </w:p>
        <w:p w14:paraId="31880BC9" w14:textId="594B215C"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16" w:history="1">
            <w:r w:rsidRPr="003528BD">
              <w:rPr>
                <w:rStyle w:val="Hyperlink"/>
                <w:noProof/>
              </w:rPr>
              <w:t>2.2</w:t>
            </w:r>
            <w:r>
              <w:rPr>
                <w:rFonts w:asciiTheme="minorHAnsi" w:eastAsiaTheme="minorEastAsia" w:hAnsiTheme="minorHAnsi" w:cstheme="minorBidi"/>
                <w:noProof/>
                <w:kern w:val="2"/>
                <w:sz w:val="24"/>
                <w:szCs w:val="24"/>
                <w14:ligatures w14:val="standardContextual"/>
              </w:rPr>
              <w:tab/>
            </w:r>
            <w:r w:rsidRPr="003528BD">
              <w:rPr>
                <w:rStyle w:val="Hyperlink"/>
                <w:noProof/>
              </w:rPr>
              <w:t>Aanleiding en ambitie</w:t>
            </w:r>
            <w:r>
              <w:rPr>
                <w:noProof/>
                <w:webHidden/>
              </w:rPr>
              <w:tab/>
            </w:r>
            <w:r>
              <w:rPr>
                <w:noProof/>
                <w:webHidden/>
              </w:rPr>
              <w:fldChar w:fldCharType="begin"/>
            </w:r>
            <w:r>
              <w:rPr>
                <w:noProof/>
                <w:webHidden/>
              </w:rPr>
              <w:instrText xml:space="preserve"> PAGEREF _Toc190031316 \h </w:instrText>
            </w:r>
            <w:r>
              <w:rPr>
                <w:noProof/>
                <w:webHidden/>
              </w:rPr>
            </w:r>
            <w:r>
              <w:rPr>
                <w:noProof/>
                <w:webHidden/>
              </w:rPr>
              <w:fldChar w:fldCharType="separate"/>
            </w:r>
            <w:r>
              <w:rPr>
                <w:noProof/>
                <w:webHidden/>
              </w:rPr>
              <w:t>4</w:t>
            </w:r>
            <w:r>
              <w:rPr>
                <w:noProof/>
                <w:webHidden/>
              </w:rPr>
              <w:fldChar w:fldCharType="end"/>
            </w:r>
          </w:hyperlink>
        </w:p>
        <w:p w14:paraId="4B38DF0F" w14:textId="5F631736"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17" w:history="1">
            <w:r w:rsidRPr="003528BD">
              <w:rPr>
                <w:rStyle w:val="Hyperlink"/>
                <w:noProof/>
              </w:rPr>
              <w:t>2.3</w:t>
            </w:r>
            <w:r>
              <w:rPr>
                <w:rFonts w:asciiTheme="minorHAnsi" w:eastAsiaTheme="minorEastAsia" w:hAnsiTheme="minorHAnsi" w:cstheme="minorBidi"/>
                <w:noProof/>
                <w:kern w:val="2"/>
                <w:sz w:val="24"/>
                <w:szCs w:val="24"/>
                <w14:ligatures w14:val="standardContextual"/>
              </w:rPr>
              <w:tab/>
            </w:r>
            <w:r w:rsidRPr="003528BD">
              <w:rPr>
                <w:rStyle w:val="Hyperlink"/>
                <w:noProof/>
              </w:rPr>
              <w:t>SMART doelen van het project</w:t>
            </w:r>
            <w:r>
              <w:rPr>
                <w:noProof/>
                <w:webHidden/>
              </w:rPr>
              <w:tab/>
            </w:r>
            <w:r>
              <w:rPr>
                <w:noProof/>
                <w:webHidden/>
              </w:rPr>
              <w:fldChar w:fldCharType="begin"/>
            </w:r>
            <w:r>
              <w:rPr>
                <w:noProof/>
                <w:webHidden/>
              </w:rPr>
              <w:instrText xml:space="preserve"> PAGEREF _Toc190031317 \h </w:instrText>
            </w:r>
            <w:r>
              <w:rPr>
                <w:noProof/>
                <w:webHidden/>
              </w:rPr>
            </w:r>
            <w:r>
              <w:rPr>
                <w:noProof/>
                <w:webHidden/>
              </w:rPr>
              <w:fldChar w:fldCharType="separate"/>
            </w:r>
            <w:r>
              <w:rPr>
                <w:noProof/>
                <w:webHidden/>
              </w:rPr>
              <w:t>5</w:t>
            </w:r>
            <w:r>
              <w:rPr>
                <w:noProof/>
                <w:webHidden/>
              </w:rPr>
              <w:fldChar w:fldCharType="end"/>
            </w:r>
          </w:hyperlink>
        </w:p>
        <w:p w14:paraId="5FD20F66" w14:textId="7CFABA5F"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18" w:history="1">
            <w:r w:rsidRPr="003528BD">
              <w:rPr>
                <w:rStyle w:val="Hyperlink"/>
                <w:noProof/>
              </w:rPr>
              <w:t>2.4</w:t>
            </w:r>
            <w:r>
              <w:rPr>
                <w:rFonts w:asciiTheme="minorHAnsi" w:eastAsiaTheme="minorEastAsia" w:hAnsiTheme="minorHAnsi" w:cstheme="minorBidi"/>
                <w:noProof/>
                <w:kern w:val="2"/>
                <w:sz w:val="24"/>
                <w:szCs w:val="24"/>
                <w14:ligatures w14:val="standardContextual"/>
              </w:rPr>
              <w:tab/>
            </w:r>
            <w:r w:rsidRPr="003528BD">
              <w:rPr>
                <w:rStyle w:val="Hyperlink"/>
                <w:noProof/>
              </w:rPr>
              <w:t>Belangrijke voorwaarden voor de start van het project</w:t>
            </w:r>
            <w:r>
              <w:rPr>
                <w:noProof/>
                <w:webHidden/>
              </w:rPr>
              <w:tab/>
            </w:r>
            <w:r>
              <w:rPr>
                <w:noProof/>
                <w:webHidden/>
              </w:rPr>
              <w:fldChar w:fldCharType="begin"/>
            </w:r>
            <w:r>
              <w:rPr>
                <w:noProof/>
                <w:webHidden/>
              </w:rPr>
              <w:instrText xml:space="preserve"> PAGEREF _Toc190031318 \h </w:instrText>
            </w:r>
            <w:r>
              <w:rPr>
                <w:noProof/>
                <w:webHidden/>
              </w:rPr>
            </w:r>
            <w:r>
              <w:rPr>
                <w:noProof/>
                <w:webHidden/>
              </w:rPr>
              <w:fldChar w:fldCharType="separate"/>
            </w:r>
            <w:r>
              <w:rPr>
                <w:noProof/>
                <w:webHidden/>
              </w:rPr>
              <w:t>6</w:t>
            </w:r>
            <w:r>
              <w:rPr>
                <w:noProof/>
                <w:webHidden/>
              </w:rPr>
              <w:fldChar w:fldCharType="end"/>
            </w:r>
          </w:hyperlink>
        </w:p>
        <w:p w14:paraId="18A5AACD" w14:textId="1CA60711"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19" w:history="1">
            <w:r w:rsidRPr="003528BD">
              <w:rPr>
                <w:rStyle w:val="Hyperlink"/>
                <w:noProof/>
              </w:rPr>
              <w:t>2.5</w:t>
            </w:r>
            <w:r>
              <w:rPr>
                <w:rFonts w:asciiTheme="minorHAnsi" w:eastAsiaTheme="minorEastAsia" w:hAnsiTheme="minorHAnsi" w:cstheme="minorBidi"/>
                <w:noProof/>
                <w:kern w:val="2"/>
                <w:sz w:val="24"/>
                <w:szCs w:val="24"/>
                <w14:ligatures w14:val="standardContextual"/>
              </w:rPr>
              <w:tab/>
            </w:r>
            <w:r w:rsidRPr="003528BD">
              <w:rPr>
                <w:rStyle w:val="Hyperlink"/>
                <w:noProof/>
              </w:rPr>
              <w:t>Opbouw PID</w:t>
            </w:r>
            <w:r>
              <w:rPr>
                <w:noProof/>
                <w:webHidden/>
              </w:rPr>
              <w:tab/>
            </w:r>
            <w:r>
              <w:rPr>
                <w:noProof/>
                <w:webHidden/>
              </w:rPr>
              <w:fldChar w:fldCharType="begin"/>
            </w:r>
            <w:r>
              <w:rPr>
                <w:noProof/>
                <w:webHidden/>
              </w:rPr>
              <w:instrText xml:space="preserve"> PAGEREF _Toc190031319 \h </w:instrText>
            </w:r>
            <w:r>
              <w:rPr>
                <w:noProof/>
                <w:webHidden/>
              </w:rPr>
            </w:r>
            <w:r>
              <w:rPr>
                <w:noProof/>
                <w:webHidden/>
              </w:rPr>
              <w:fldChar w:fldCharType="separate"/>
            </w:r>
            <w:r>
              <w:rPr>
                <w:noProof/>
                <w:webHidden/>
              </w:rPr>
              <w:t>7</w:t>
            </w:r>
            <w:r>
              <w:rPr>
                <w:noProof/>
                <w:webHidden/>
              </w:rPr>
              <w:fldChar w:fldCharType="end"/>
            </w:r>
          </w:hyperlink>
        </w:p>
        <w:p w14:paraId="26963FC9" w14:textId="4DD25B52"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20" w:history="1">
            <w:r w:rsidRPr="003528BD">
              <w:rPr>
                <w:rStyle w:val="Hyperlink"/>
                <w:noProof/>
              </w:rPr>
              <w:t>3</w:t>
            </w:r>
            <w:r>
              <w:rPr>
                <w:rFonts w:asciiTheme="minorHAnsi" w:eastAsiaTheme="minorEastAsia" w:hAnsiTheme="minorHAnsi" w:cstheme="minorBidi"/>
                <w:noProof/>
                <w:kern w:val="2"/>
                <w:sz w:val="24"/>
                <w:szCs w:val="24"/>
                <w14:ligatures w14:val="standardContextual"/>
              </w:rPr>
              <w:tab/>
            </w:r>
            <w:r w:rsidRPr="003528BD">
              <w:rPr>
                <w:rStyle w:val="Hyperlink"/>
                <w:noProof/>
              </w:rPr>
              <w:t>Project Start Architectuur (PSA)</w:t>
            </w:r>
            <w:r>
              <w:rPr>
                <w:noProof/>
                <w:webHidden/>
              </w:rPr>
              <w:tab/>
            </w:r>
            <w:r>
              <w:rPr>
                <w:noProof/>
                <w:webHidden/>
              </w:rPr>
              <w:fldChar w:fldCharType="begin"/>
            </w:r>
            <w:r>
              <w:rPr>
                <w:noProof/>
                <w:webHidden/>
              </w:rPr>
              <w:instrText xml:space="preserve"> PAGEREF _Toc190031320 \h </w:instrText>
            </w:r>
            <w:r>
              <w:rPr>
                <w:noProof/>
                <w:webHidden/>
              </w:rPr>
            </w:r>
            <w:r>
              <w:rPr>
                <w:noProof/>
                <w:webHidden/>
              </w:rPr>
              <w:fldChar w:fldCharType="separate"/>
            </w:r>
            <w:r>
              <w:rPr>
                <w:noProof/>
                <w:webHidden/>
              </w:rPr>
              <w:t>8</w:t>
            </w:r>
            <w:r>
              <w:rPr>
                <w:noProof/>
                <w:webHidden/>
              </w:rPr>
              <w:fldChar w:fldCharType="end"/>
            </w:r>
          </w:hyperlink>
        </w:p>
        <w:p w14:paraId="6D19B62B" w14:textId="39618102"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21" w:history="1">
            <w:r w:rsidRPr="003528BD">
              <w:rPr>
                <w:rStyle w:val="Hyperlink"/>
                <w:noProof/>
                <w:lang w:val="en-GB"/>
              </w:rPr>
              <w:t>4</w:t>
            </w:r>
            <w:r>
              <w:rPr>
                <w:rFonts w:asciiTheme="minorHAnsi" w:eastAsiaTheme="minorEastAsia" w:hAnsiTheme="minorHAnsi" w:cstheme="minorBidi"/>
                <w:noProof/>
                <w:kern w:val="2"/>
                <w:sz w:val="24"/>
                <w:szCs w:val="24"/>
                <w14:ligatures w14:val="standardContextual"/>
              </w:rPr>
              <w:tab/>
            </w:r>
            <w:r w:rsidRPr="003528BD">
              <w:rPr>
                <w:rStyle w:val="Hyperlink"/>
                <w:noProof/>
                <w:lang w:val="en-GB"/>
              </w:rPr>
              <w:t>Projectresultaten</w:t>
            </w:r>
            <w:r>
              <w:rPr>
                <w:noProof/>
                <w:webHidden/>
              </w:rPr>
              <w:tab/>
            </w:r>
            <w:r>
              <w:rPr>
                <w:noProof/>
                <w:webHidden/>
              </w:rPr>
              <w:fldChar w:fldCharType="begin"/>
            </w:r>
            <w:r>
              <w:rPr>
                <w:noProof/>
                <w:webHidden/>
              </w:rPr>
              <w:instrText xml:space="preserve"> PAGEREF _Toc190031321 \h </w:instrText>
            </w:r>
            <w:r>
              <w:rPr>
                <w:noProof/>
                <w:webHidden/>
              </w:rPr>
            </w:r>
            <w:r>
              <w:rPr>
                <w:noProof/>
                <w:webHidden/>
              </w:rPr>
              <w:fldChar w:fldCharType="separate"/>
            </w:r>
            <w:r>
              <w:rPr>
                <w:noProof/>
                <w:webHidden/>
              </w:rPr>
              <w:t>9</w:t>
            </w:r>
            <w:r>
              <w:rPr>
                <w:noProof/>
                <w:webHidden/>
              </w:rPr>
              <w:fldChar w:fldCharType="end"/>
            </w:r>
          </w:hyperlink>
        </w:p>
        <w:p w14:paraId="0E6E79A6" w14:textId="7CCABAAD"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2" w:history="1">
            <w:r w:rsidRPr="003528BD">
              <w:rPr>
                <w:rStyle w:val="Hyperlink"/>
                <w:noProof/>
              </w:rPr>
              <w:t>4.1</w:t>
            </w:r>
            <w:r>
              <w:rPr>
                <w:rFonts w:asciiTheme="minorHAnsi" w:eastAsiaTheme="minorEastAsia" w:hAnsiTheme="minorHAnsi" w:cstheme="minorBidi"/>
                <w:noProof/>
                <w:kern w:val="2"/>
                <w:sz w:val="24"/>
                <w:szCs w:val="24"/>
                <w14:ligatures w14:val="standardContextual"/>
              </w:rPr>
              <w:tab/>
            </w:r>
            <w:r w:rsidRPr="003528BD">
              <w:rPr>
                <w:rStyle w:val="Hyperlink"/>
                <w:noProof/>
              </w:rPr>
              <w:t>Ontwikkelen landelijke afspraak/standaard</w:t>
            </w:r>
            <w:r>
              <w:rPr>
                <w:noProof/>
                <w:webHidden/>
              </w:rPr>
              <w:tab/>
            </w:r>
            <w:r>
              <w:rPr>
                <w:noProof/>
                <w:webHidden/>
              </w:rPr>
              <w:fldChar w:fldCharType="begin"/>
            </w:r>
            <w:r>
              <w:rPr>
                <w:noProof/>
                <w:webHidden/>
              </w:rPr>
              <w:instrText xml:space="preserve"> PAGEREF _Toc190031322 \h </w:instrText>
            </w:r>
            <w:r>
              <w:rPr>
                <w:noProof/>
                <w:webHidden/>
              </w:rPr>
            </w:r>
            <w:r>
              <w:rPr>
                <w:noProof/>
                <w:webHidden/>
              </w:rPr>
              <w:fldChar w:fldCharType="separate"/>
            </w:r>
            <w:r>
              <w:rPr>
                <w:noProof/>
                <w:webHidden/>
              </w:rPr>
              <w:t>9</w:t>
            </w:r>
            <w:r>
              <w:rPr>
                <w:noProof/>
                <w:webHidden/>
              </w:rPr>
              <w:fldChar w:fldCharType="end"/>
            </w:r>
          </w:hyperlink>
        </w:p>
        <w:p w14:paraId="3F3D89AE" w14:textId="6C38E47E"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3" w:history="1">
            <w:r w:rsidRPr="003528BD">
              <w:rPr>
                <w:rStyle w:val="Hyperlink"/>
                <w:noProof/>
              </w:rPr>
              <w:t>4.2</w:t>
            </w:r>
            <w:r>
              <w:rPr>
                <w:rFonts w:asciiTheme="minorHAnsi" w:eastAsiaTheme="minorEastAsia" w:hAnsiTheme="minorHAnsi" w:cstheme="minorBidi"/>
                <w:noProof/>
                <w:kern w:val="2"/>
                <w:sz w:val="24"/>
                <w:szCs w:val="24"/>
                <w14:ligatures w14:val="standardContextual"/>
              </w:rPr>
              <w:tab/>
            </w:r>
            <w:r w:rsidRPr="003528BD">
              <w:rPr>
                <w:rStyle w:val="Hyperlink"/>
                <w:noProof/>
              </w:rPr>
              <w:t>Beheerorganisaties voor de afspraak benoemen en bestendigen</w:t>
            </w:r>
            <w:r>
              <w:rPr>
                <w:noProof/>
                <w:webHidden/>
              </w:rPr>
              <w:tab/>
            </w:r>
            <w:r>
              <w:rPr>
                <w:noProof/>
                <w:webHidden/>
              </w:rPr>
              <w:fldChar w:fldCharType="begin"/>
            </w:r>
            <w:r>
              <w:rPr>
                <w:noProof/>
                <w:webHidden/>
              </w:rPr>
              <w:instrText xml:space="preserve"> PAGEREF _Toc190031323 \h </w:instrText>
            </w:r>
            <w:r>
              <w:rPr>
                <w:noProof/>
                <w:webHidden/>
              </w:rPr>
            </w:r>
            <w:r>
              <w:rPr>
                <w:noProof/>
                <w:webHidden/>
              </w:rPr>
              <w:fldChar w:fldCharType="separate"/>
            </w:r>
            <w:r>
              <w:rPr>
                <w:noProof/>
                <w:webHidden/>
              </w:rPr>
              <w:t>10</w:t>
            </w:r>
            <w:r>
              <w:rPr>
                <w:noProof/>
                <w:webHidden/>
              </w:rPr>
              <w:fldChar w:fldCharType="end"/>
            </w:r>
          </w:hyperlink>
        </w:p>
        <w:p w14:paraId="36D7B0C7" w14:textId="71B4775D"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4" w:history="1">
            <w:r w:rsidRPr="003528BD">
              <w:rPr>
                <w:rStyle w:val="Hyperlink"/>
                <w:noProof/>
              </w:rPr>
              <w:t>4.3</w:t>
            </w:r>
            <w:r>
              <w:rPr>
                <w:rFonts w:asciiTheme="minorHAnsi" w:eastAsiaTheme="minorEastAsia" w:hAnsiTheme="minorHAnsi" w:cstheme="minorBidi"/>
                <w:noProof/>
                <w:kern w:val="2"/>
                <w:sz w:val="24"/>
                <w:szCs w:val="24"/>
                <w14:ligatures w14:val="standardContextual"/>
              </w:rPr>
              <w:tab/>
            </w:r>
            <w:r w:rsidRPr="003528BD">
              <w:rPr>
                <w:rStyle w:val="Hyperlink"/>
                <w:noProof/>
              </w:rPr>
              <w:t>Maken startarchitectuur (PSA)</w:t>
            </w:r>
            <w:r>
              <w:rPr>
                <w:noProof/>
                <w:webHidden/>
              </w:rPr>
              <w:tab/>
            </w:r>
            <w:r>
              <w:rPr>
                <w:noProof/>
                <w:webHidden/>
              </w:rPr>
              <w:fldChar w:fldCharType="begin"/>
            </w:r>
            <w:r>
              <w:rPr>
                <w:noProof/>
                <w:webHidden/>
              </w:rPr>
              <w:instrText xml:space="preserve"> PAGEREF _Toc190031324 \h </w:instrText>
            </w:r>
            <w:r>
              <w:rPr>
                <w:noProof/>
                <w:webHidden/>
              </w:rPr>
            </w:r>
            <w:r>
              <w:rPr>
                <w:noProof/>
                <w:webHidden/>
              </w:rPr>
              <w:fldChar w:fldCharType="separate"/>
            </w:r>
            <w:r>
              <w:rPr>
                <w:noProof/>
                <w:webHidden/>
              </w:rPr>
              <w:t>10</w:t>
            </w:r>
            <w:r>
              <w:rPr>
                <w:noProof/>
                <w:webHidden/>
              </w:rPr>
              <w:fldChar w:fldCharType="end"/>
            </w:r>
          </w:hyperlink>
        </w:p>
        <w:p w14:paraId="0BA59099" w14:textId="07546615"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5" w:history="1">
            <w:r w:rsidRPr="003528BD">
              <w:rPr>
                <w:rStyle w:val="Hyperlink"/>
                <w:noProof/>
              </w:rPr>
              <w:t>4.4</w:t>
            </w:r>
            <w:r>
              <w:rPr>
                <w:rFonts w:asciiTheme="minorHAnsi" w:eastAsiaTheme="minorEastAsia" w:hAnsiTheme="minorHAnsi" w:cstheme="minorBidi"/>
                <w:noProof/>
                <w:kern w:val="2"/>
                <w:sz w:val="24"/>
                <w:szCs w:val="24"/>
                <w14:ligatures w14:val="standardContextual"/>
              </w:rPr>
              <w:tab/>
            </w:r>
            <w:r w:rsidRPr="003528BD">
              <w:rPr>
                <w:rStyle w:val="Hyperlink"/>
                <w:noProof/>
              </w:rPr>
              <w:t>Verwerven landelijke proefomgeving</w:t>
            </w:r>
            <w:r>
              <w:rPr>
                <w:noProof/>
                <w:webHidden/>
              </w:rPr>
              <w:tab/>
            </w:r>
            <w:r>
              <w:rPr>
                <w:noProof/>
                <w:webHidden/>
              </w:rPr>
              <w:fldChar w:fldCharType="begin"/>
            </w:r>
            <w:r>
              <w:rPr>
                <w:noProof/>
                <w:webHidden/>
              </w:rPr>
              <w:instrText xml:space="preserve"> PAGEREF _Toc190031325 \h </w:instrText>
            </w:r>
            <w:r>
              <w:rPr>
                <w:noProof/>
                <w:webHidden/>
              </w:rPr>
            </w:r>
            <w:r>
              <w:rPr>
                <w:noProof/>
                <w:webHidden/>
              </w:rPr>
              <w:fldChar w:fldCharType="separate"/>
            </w:r>
            <w:r>
              <w:rPr>
                <w:noProof/>
                <w:webHidden/>
              </w:rPr>
              <w:t>10</w:t>
            </w:r>
            <w:r>
              <w:rPr>
                <w:noProof/>
                <w:webHidden/>
              </w:rPr>
              <w:fldChar w:fldCharType="end"/>
            </w:r>
          </w:hyperlink>
        </w:p>
        <w:p w14:paraId="69A8E9F0" w14:textId="2BCC417D"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6" w:history="1">
            <w:r w:rsidRPr="003528BD">
              <w:rPr>
                <w:rStyle w:val="Hyperlink"/>
                <w:noProof/>
              </w:rPr>
              <w:t>4.5</w:t>
            </w:r>
            <w:r>
              <w:rPr>
                <w:rFonts w:asciiTheme="minorHAnsi" w:eastAsiaTheme="minorEastAsia" w:hAnsiTheme="minorHAnsi" w:cstheme="minorBidi"/>
                <w:noProof/>
                <w:kern w:val="2"/>
                <w:sz w:val="24"/>
                <w:szCs w:val="24"/>
                <w14:ligatures w14:val="standardContextual"/>
              </w:rPr>
              <w:tab/>
            </w:r>
            <w:r w:rsidRPr="003528BD">
              <w:rPr>
                <w:rStyle w:val="Hyperlink"/>
                <w:noProof/>
              </w:rPr>
              <w:t>5 pilotgemeenten</w:t>
            </w:r>
            <w:r>
              <w:rPr>
                <w:noProof/>
                <w:webHidden/>
              </w:rPr>
              <w:tab/>
            </w:r>
            <w:r>
              <w:rPr>
                <w:noProof/>
                <w:webHidden/>
              </w:rPr>
              <w:fldChar w:fldCharType="begin"/>
            </w:r>
            <w:r>
              <w:rPr>
                <w:noProof/>
                <w:webHidden/>
              </w:rPr>
              <w:instrText xml:space="preserve"> PAGEREF _Toc190031326 \h </w:instrText>
            </w:r>
            <w:r>
              <w:rPr>
                <w:noProof/>
                <w:webHidden/>
              </w:rPr>
            </w:r>
            <w:r>
              <w:rPr>
                <w:noProof/>
                <w:webHidden/>
              </w:rPr>
              <w:fldChar w:fldCharType="separate"/>
            </w:r>
            <w:r>
              <w:rPr>
                <w:noProof/>
                <w:webHidden/>
              </w:rPr>
              <w:t>13</w:t>
            </w:r>
            <w:r>
              <w:rPr>
                <w:noProof/>
                <w:webHidden/>
              </w:rPr>
              <w:fldChar w:fldCharType="end"/>
            </w:r>
          </w:hyperlink>
        </w:p>
        <w:p w14:paraId="10238A69" w14:textId="441E94FD"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7" w:history="1">
            <w:r w:rsidRPr="003528BD">
              <w:rPr>
                <w:rStyle w:val="Hyperlink"/>
                <w:noProof/>
              </w:rPr>
              <w:t>4.6</w:t>
            </w:r>
            <w:r>
              <w:rPr>
                <w:rFonts w:asciiTheme="minorHAnsi" w:eastAsiaTheme="minorEastAsia" w:hAnsiTheme="minorHAnsi" w:cstheme="minorBidi"/>
                <w:noProof/>
                <w:kern w:val="2"/>
                <w:sz w:val="24"/>
                <w:szCs w:val="24"/>
                <w14:ligatures w14:val="standardContextual"/>
              </w:rPr>
              <w:tab/>
            </w:r>
            <w:r w:rsidRPr="003528BD">
              <w:rPr>
                <w:rStyle w:val="Hyperlink"/>
                <w:noProof/>
              </w:rPr>
              <w:t>Onderzoek implementatie-ondersteuning voor gemeenten</w:t>
            </w:r>
            <w:r>
              <w:rPr>
                <w:noProof/>
                <w:webHidden/>
              </w:rPr>
              <w:tab/>
            </w:r>
            <w:r>
              <w:rPr>
                <w:noProof/>
                <w:webHidden/>
              </w:rPr>
              <w:fldChar w:fldCharType="begin"/>
            </w:r>
            <w:r>
              <w:rPr>
                <w:noProof/>
                <w:webHidden/>
              </w:rPr>
              <w:instrText xml:space="preserve"> PAGEREF _Toc190031327 \h </w:instrText>
            </w:r>
            <w:r>
              <w:rPr>
                <w:noProof/>
                <w:webHidden/>
              </w:rPr>
            </w:r>
            <w:r>
              <w:rPr>
                <w:noProof/>
                <w:webHidden/>
              </w:rPr>
              <w:fldChar w:fldCharType="separate"/>
            </w:r>
            <w:r>
              <w:rPr>
                <w:noProof/>
                <w:webHidden/>
              </w:rPr>
              <w:t>13</w:t>
            </w:r>
            <w:r>
              <w:rPr>
                <w:noProof/>
                <w:webHidden/>
              </w:rPr>
              <w:fldChar w:fldCharType="end"/>
            </w:r>
          </w:hyperlink>
        </w:p>
        <w:p w14:paraId="3E81990A" w14:textId="1A70C0F2"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8" w:history="1">
            <w:r w:rsidRPr="003528BD">
              <w:rPr>
                <w:rStyle w:val="Hyperlink"/>
                <w:noProof/>
              </w:rPr>
              <w:t>4.7</w:t>
            </w:r>
            <w:r>
              <w:rPr>
                <w:rFonts w:asciiTheme="minorHAnsi" w:eastAsiaTheme="minorEastAsia" w:hAnsiTheme="minorHAnsi" w:cstheme="minorBidi"/>
                <w:noProof/>
                <w:kern w:val="2"/>
                <w:sz w:val="24"/>
                <w:szCs w:val="24"/>
                <w14:ligatures w14:val="standardContextual"/>
              </w:rPr>
              <w:tab/>
            </w:r>
            <w:r w:rsidRPr="003528BD">
              <w:rPr>
                <w:rStyle w:val="Hyperlink"/>
                <w:noProof/>
              </w:rPr>
              <w:t>Onderzoek DSO</w:t>
            </w:r>
            <w:r>
              <w:rPr>
                <w:noProof/>
                <w:webHidden/>
              </w:rPr>
              <w:tab/>
            </w:r>
            <w:r>
              <w:rPr>
                <w:noProof/>
                <w:webHidden/>
              </w:rPr>
              <w:fldChar w:fldCharType="begin"/>
            </w:r>
            <w:r>
              <w:rPr>
                <w:noProof/>
                <w:webHidden/>
              </w:rPr>
              <w:instrText xml:space="preserve"> PAGEREF _Toc190031328 \h </w:instrText>
            </w:r>
            <w:r>
              <w:rPr>
                <w:noProof/>
                <w:webHidden/>
              </w:rPr>
            </w:r>
            <w:r>
              <w:rPr>
                <w:noProof/>
                <w:webHidden/>
              </w:rPr>
              <w:fldChar w:fldCharType="separate"/>
            </w:r>
            <w:r>
              <w:rPr>
                <w:noProof/>
                <w:webHidden/>
              </w:rPr>
              <w:t>14</w:t>
            </w:r>
            <w:r>
              <w:rPr>
                <w:noProof/>
                <w:webHidden/>
              </w:rPr>
              <w:fldChar w:fldCharType="end"/>
            </w:r>
          </w:hyperlink>
        </w:p>
        <w:p w14:paraId="0CD8E5A2" w14:textId="1FEFC4EC"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29" w:history="1">
            <w:r w:rsidRPr="003528BD">
              <w:rPr>
                <w:rStyle w:val="Hyperlink"/>
                <w:noProof/>
              </w:rPr>
              <w:t>4.8</w:t>
            </w:r>
            <w:r>
              <w:rPr>
                <w:rFonts w:asciiTheme="minorHAnsi" w:eastAsiaTheme="minorEastAsia" w:hAnsiTheme="minorHAnsi" w:cstheme="minorBidi"/>
                <w:noProof/>
                <w:kern w:val="2"/>
                <w:sz w:val="24"/>
                <w:szCs w:val="24"/>
                <w14:ligatures w14:val="standardContextual"/>
              </w:rPr>
              <w:tab/>
            </w:r>
            <w:r w:rsidRPr="003528BD">
              <w:rPr>
                <w:rStyle w:val="Hyperlink"/>
                <w:noProof/>
              </w:rPr>
              <w:t>Klankbordgroep gemeenten</w:t>
            </w:r>
            <w:r>
              <w:rPr>
                <w:noProof/>
                <w:webHidden/>
              </w:rPr>
              <w:tab/>
            </w:r>
            <w:r>
              <w:rPr>
                <w:noProof/>
                <w:webHidden/>
              </w:rPr>
              <w:fldChar w:fldCharType="begin"/>
            </w:r>
            <w:r>
              <w:rPr>
                <w:noProof/>
                <w:webHidden/>
              </w:rPr>
              <w:instrText xml:space="preserve"> PAGEREF _Toc190031329 \h </w:instrText>
            </w:r>
            <w:r>
              <w:rPr>
                <w:noProof/>
                <w:webHidden/>
              </w:rPr>
            </w:r>
            <w:r>
              <w:rPr>
                <w:noProof/>
                <w:webHidden/>
              </w:rPr>
              <w:fldChar w:fldCharType="separate"/>
            </w:r>
            <w:r>
              <w:rPr>
                <w:noProof/>
                <w:webHidden/>
              </w:rPr>
              <w:t>14</w:t>
            </w:r>
            <w:r>
              <w:rPr>
                <w:noProof/>
                <w:webHidden/>
              </w:rPr>
              <w:fldChar w:fldCharType="end"/>
            </w:r>
          </w:hyperlink>
        </w:p>
        <w:p w14:paraId="77EE38E3" w14:textId="678B450D"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30" w:history="1">
            <w:r w:rsidRPr="003528BD">
              <w:rPr>
                <w:rStyle w:val="Hyperlink"/>
                <w:noProof/>
              </w:rPr>
              <w:t>4.9</w:t>
            </w:r>
            <w:r>
              <w:rPr>
                <w:rFonts w:asciiTheme="minorHAnsi" w:eastAsiaTheme="minorEastAsia" w:hAnsiTheme="minorHAnsi" w:cstheme="minorBidi"/>
                <w:noProof/>
                <w:kern w:val="2"/>
                <w:sz w:val="24"/>
                <w:szCs w:val="24"/>
                <w14:ligatures w14:val="standardContextual"/>
              </w:rPr>
              <w:tab/>
            </w:r>
            <w:r w:rsidRPr="003528BD">
              <w:rPr>
                <w:rStyle w:val="Hyperlink"/>
                <w:noProof/>
              </w:rPr>
              <w:t>Klankbordgroep indieners</w:t>
            </w:r>
            <w:r>
              <w:rPr>
                <w:noProof/>
                <w:webHidden/>
              </w:rPr>
              <w:tab/>
            </w:r>
            <w:r>
              <w:rPr>
                <w:noProof/>
                <w:webHidden/>
              </w:rPr>
              <w:fldChar w:fldCharType="begin"/>
            </w:r>
            <w:r>
              <w:rPr>
                <w:noProof/>
                <w:webHidden/>
              </w:rPr>
              <w:instrText xml:space="preserve"> PAGEREF _Toc190031330 \h </w:instrText>
            </w:r>
            <w:r>
              <w:rPr>
                <w:noProof/>
                <w:webHidden/>
              </w:rPr>
            </w:r>
            <w:r>
              <w:rPr>
                <w:noProof/>
                <w:webHidden/>
              </w:rPr>
              <w:fldChar w:fldCharType="separate"/>
            </w:r>
            <w:r>
              <w:rPr>
                <w:noProof/>
                <w:webHidden/>
              </w:rPr>
              <w:t>15</w:t>
            </w:r>
            <w:r>
              <w:rPr>
                <w:noProof/>
                <w:webHidden/>
              </w:rPr>
              <w:fldChar w:fldCharType="end"/>
            </w:r>
          </w:hyperlink>
        </w:p>
        <w:p w14:paraId="09094FC8" w14:textId="48A5A901" w:rsidR="00CA6A3D" w:rsidRDefault="00CA6A3D">
          <w:pPr>
            <w:pStyle w:val="Inhopg2"/>
            <w:tabs>
              <w:tab w:val="left" w:pos="960"/>
              <w:tab w:val="right" w:pos="8493"/>
            </w:tabs>
            <w:rPr>
              <w:rFonts w:asciiTheme="minorHAnsi" w:eastAsiaTheme="minorEastAsia" w:hAnsiTheme="minorHAnsi" w:cstheme="minorBidi"/>
              <w:noProof/>
              <w:kern w:val="2"/>
              <w:sz w:val="24"/>
              <w:szCs w:val="24"/>
              <w14:ligatures w14:val="standardContextual"/>
            </w:rPr>
          </w:pPr>
          <w:hyperlink w:anchor="_Toc190031331" w:history="1">
            <w:r w:rsidRPr="003528BD">
              <w:rPr>
                <w:rStyle w:val="Hyperlink"/>
                <w:noProof/>
              </w:rPr>
              <w:t>4.10</w:t>
            </w:r>
            <w:r>
              <w:rPr>
                <w:rFonts w:asciiTheme="minorHAnsi" w:eastAsiaTheme="minorEastAsia" w:hAnsiTheme="minorHAnsi" w:cstheme="minorBidi"/>
                <w:noProof/>
                <w:kern w:val="2"/>
                <w:sz w:val="24"/>
                <w:szCs w:val="24"/>
                <w14:ligatures w14:val="standardContextual"/>
              </w:rPr>
              <w:tab/>
            </w:r>
            <w:r w:rsidRPr="003528BD">
              <w:rPr>
                <w:rStyle w:val="Hyperlink"/>
                <w:noProof/>
              </w:rPr>
              <w:t>Klankbordgroep of afstemming gemeentelijke softwareleveranciers</w:t>
            </w:r>
            <w:r>
              <w:rPr>
                <w:noProof/>
                <w:webHidden/>
              </w:rPr>
              <w:tab/>
            </w:r>
            <w:r>
              <w:rPr>
                <w:noProof/>
                <w:webHidden/>
              </w:rPr>
              <w:fldChar w:fldCharType="begin"/>
            </w:r>
            <w:r>
              <w:rPr>
                <w:noProof/>
                <w:webHidden/>
              </w:rPr>
              <w:instrText xml:space="preserve"> PAGEREF _Toc190031331 \h </w:instrText>
            </w:r>
            <w:r>
              <w:rPr>
                <w:noProof/>
                <w:webHidden/>
              </w:rPr>
            </w:r>
            <w:r>
              <w:rPr>
                <w:noProof/>
                <w:webHidden/>
              </w:rPr>
              <w:fldChar w:fldCharType="separate"/>
            </w:r>
            <w:r>
              <w:rPr>
                <w:noProof/>
                <w:webHidden/>
              </w:rPr>
              <w:t>15</w:t>
            </w:r>
            <w:r>
              <w:rPr>
                <w:noProof/>
                <w:webHidden/>
              </w:rPr>
              <w:fldChar w:fldCharType="end"/>
            </w:r>
          </w:hyperlink>
        </w:p>
        <w:p w14:paraId="4546741D" w14:textId="6155AFF9" w:rsidR="00CA6A3D" w:rsidRDefault="00CA6A3D">
          <w:pPr>
            <w:pStyle w:val="Inhopg2"/>
            <w:tabs>
              <w:tab w:val="left" w:pos="960"/>
              <w:tab w:val="right" w:pos="8493"/>
            </w:tabs>
            <w:rPr>
              <w:rFonts w:asciiTheme="minorHAnsi" w:eastAsiaTheme="minorEastAsia" w:hAnsiTheme="minorHAnsi" w:cstheme="minorBidi"/>
              <w:noProof/>
              <w:kern w:val="2"/>
              <w:sz w:val="24"/>
              <w:szCs w:val="24"/>
              <w14:ligatures w14:val="standardContextual"/>
            </w:rPr>
          </w:pPr>
          <w:hyperlink w:anchor="_Toc190031332" w:history="1">
            <w:r w:rsidRPr="003528BD">
              <w:rPr>
                <w:rStyle w:val="Hyperlink"/>
                <w:noProof/>
              </w:rPr>
              <w:t>4.11</w:t>
            </w:r>
            <w:r>
              <w:rPr>
                <w:rFonts w:asciiTheme="minorHAnsi" w:eastAsiaTheme="minorEastAsia" w:hAnsiTheme="minorHAnsi" w:cstheme="minorBidi"/>
                <w:noProof/>
                <w:kern w:val="2"/>
                <w:sz w:val="24"/>
                <w:szCs w:val="24"/>
                <w14:ligatures w14:val="standardContextual"/>
              </w:rPr>
              <w:tab/>
            </w:r>
            <w:r w:rsidRPr="003528BD">
              <w:rPr>
                <w:rStyle w:val="Hyperlink"/>
                <w:noProof/>
              </w:rPr>
              <w:t>15 nieuwe pilotgemeenten</w:t>
            </w:r>
            <w:r>
              <w:rPr>
                <w:noProof/>
                <w:webHidden/>
              </w:rPr>
              <w:tab/>
            </w:r>
            <w:r>
              <w:rPr>
                <w:noProof/>
                <w:webHidden/>
              </w:rPr>
              <w:fldChar w:fldCharType="begin"/>
            </w:r>
            <w:r>
              <w:rPr>
                <w:noProof/>
                <w:webHidden/>
              </w:rPr>
              <w:instrText xml:space="preserve"> PAGEREF _Toc190031332 \h </w:instrText>
            </w:r>
            <w:r>
              <w:rPr>
                <w:noProof/>
                <w:webHidden/>
              </w:rPr>
            </w:r>
            <w:r>
              <w:rPr>
                <w:noProof/>
                <w:webHidden/>
              </w:rPr>
              <w:fldChar w:fldCharType="separate"/>
            </w:r>
            <w:r>
              <w:rPr>
                <w:noProof/>
                <w:webHidden/>
              </w:rPr>
              <w:t>15</w:t>
            </w:r>
            <w:r>
              <w:rPr>
                <w:noProof/>
                <w:webHidden/>
              </w:rPr>
              <w:fldChar w:fldCharType="end"/>
            </w:r>
          </w:hyperlink>
        </w:p>
        <w:p w14:paraId="3AE148D0" w14:textId="0F7ED2D5" w:rsidR="00CA6A3D" w:rsidRDefault="00CA6A3D">
          <w:pPr>
            <w:pStyle w:val="Inhopg2"/>
            <w:tabs>
              <w:tab w:val="left" w:pos="960"/>
              <w:tab w:val="right" w:pos="8493"/>
            </w:tabs>
            <w:rPr>
              <w:rFonts w:asciiTheme="minorHAnsi" w:eastAsiaTheme="minorEastAsia" w:hAnsiTheme="minorHAnsi" w:cstheme="minorBidi"/>
              <w:noProof/>
              <w:kern w:val="2"/>
              <w:sz w:val="24"/>
              <w:szCs w:val="24"/>
              <w14:ligatures w14:val="standardContextual"/>
            </w:rPr>
          </w:pPr>
          <w:hyperlink w:anchor="_Toc190031333" w:history="1">
            <w:r w:rsidRPr="003528BD">
              <w:rPr>
                <w:rStyle w:val="Hyperlink"/>
                <w:noProof/>
              </w:rPr>
              <w:t>4.12</w:t>
            </w:r>
            <w:r>
              <w:rPr>
                <w:rFonts w:asciiTheme="minorHAnsi" w:eastAsiaTheme="minorEastAsia" w:hAnsiTheme="minorHAnsi" w:cstheme="minorBidi"/>
                <w:noProof/>
                <w:kern w:val="2"/>
                <w:sz w:val="24"/>
                <w:szCs w:val="24"/>
                <w14:ligatures w14:val="standardContextual"/>
              </w:rPr>
              <w:tab/>
            </w:r>
            <w:r w:rsidRPr="003528BD">
              <w:rPr>
                <w:rStyle w:val="Hyperlink"/>
                <w:noProof/>
              </w:rPr>
              <w:t>PID voor 2026/2027.</w:t>
            </w:r>
            <w:r>
              <w:rPr>
                <w:noProof/>
                <w:webHidden/>
              </w:rPr>
              <w:tab/>
            </w:r>
            <w:r>
              <w:rPr>
                <w:noProof/>
                <w:webHidden/>
              </w:rPr>
              <w:fldChar w:fldCharType="begin"/>
            </w:r>
            <w:r>
              <w:rPr>
                <w:noProof/>
                <w:webHidden/>
              </w:rPr>
              <w:instrText xml:space="preserve"> PAGEREF _Toc190031333 \h </w:instrText>
            </w:r>
            <w:r>
              <w:rPr>
                <w:noProof/>
                <w:webHidden/>
              </w:rPr>
            </w:r>
            <w:r>
              <w:rPr>
                <w:noProof/>
                <w:webHidden/>
              </w:rPr>
              <w:fldChar w:fldCharType="separate"/>
            </w:r>
            <w:r>
              <w:rPr>
                <w:noProof/>
                <w:webHidden/>
              </w:rPr>
              <w:t>16</w:t>
            </w:r>
            <w:r>
              <w:rPr>
                <w:noProof/>
                <w:webHidden/>
              </w:rPr>
              <w:fldChar w:fldCharType="end"/>
            </w:r>
          </w:hyperlink>
        </w:p>
        <w:p w14:paraId="6FB329F4" w14:textId="2F38A132"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34" w:history="1">
            <w:r w:rsidRPr="003528BD">
              <w:rPr>
                <w:rStyle w:val="Hyperlink"/>
                <w:noProof/>
              </w:rPr>
              <w:t>5</w:t>
            </w:r>
            <w:r>
              <w:rPr>
                <w:rFonts w:asciiTheme="minorHAnsi" w:eastAsiaTheme="minorEastAsia" w:hAnsiTheme="minorHAnsi" w:cstheme="minorBidi"/>
                <w:noProof/>
                <w:kern w:val="2"/>
                <w:sz w:val="24"/>
                <w:szCs w:val="24"/>
                <w14:ligatures w14:val="standardContextual"/>
              </w:rPr>
              <w:tab/>
            </w:r>
            <w:r w:rsidRPr="003528BD">
              <w:rPr>
                <w:rStyle w:val="Hyperlink"/>
                <w:noProof/>
              </w:rPr>
              <w:t>Businesscase en ketenbenefits</w:t>
            </w:r>
            <w:r>
              <w:rPr>
                <w:noProof/>
                <w:webHidden/>
              </w:rPr>
              <w:tab/>
            </w:r>
            <w:r>
              <w:rPr>
                <w:noProof/>
                <w:webHidden/>
              </w:rPr>
              <w:fldChar w:fldCharType="begin"/>
            </w:r>
            <w:r>
              <w:rPr>
                <w:noProof/>
                <w:webHidden/>
              </w:rPr>
              <w:instrText xml:space="preserve"> PAGEREF _Toc190031334 \h </w:instrText>
            </w:r>
            <w:r>
              <w:rPr>
                <w:noProof/>
                <w:webHidden/>
              </w:rPr>
            </w:r>
            <w:r>
              <w:rPr>
                <w:noProof/>
                <w:webHidden/>
              </w:rPr>
              <w:fldChar w:fldCharType="separate"/>
            </w:r>
            <w:r>
              <w:rPr>
                <w:noProof/>
                <w:webHidden/>
              </w:rPr>
              <w:t>17</w:t>
            </w:r>
            <w:r>
              <w:rPr>
                <w:noProof/>
                <w:webHidden/>
              </w:rPr>
              <w:fldChar w:fldCharType="end"/>
            </w:r>
          </w:hyperlink>
        </w:p>
        <w:p w14:paraId="475D600A" w14:textId="4401E969"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35" w:history="1">
            <w:r w:rsidRPr="003528BD">
              <w:rPr>
                <w:rStyle w:val="Hyperlink"/>
                <w:noProof/>
              </w:rPr>
              <w:t>5.1</w:t>
            </w:r>
            <w:r>
              <w:rPr>
                <w:rFonts w:asciiTheme="minorHAnsi" w:eastAsiaTheme="minorEastAsia" w:hAnsiTheme="minorHAnsi" w:cstheme="minorBidi"/>
                <w:noProof/>
                <w:kern w:val="2"/>
                <w:sz w:val="24"/>
                <w:szCs w:val="24"/>
                <w14:ligatures w14:val="standardContextual"/>
              </w:rPr>
              <w:tab/>
            </w:r>
            <w:r w:rsidRPr="003528BD">
              <w:rPr>
                <w:rStyle w:val="Hyperlink"/>
                <w:noProof/>
              </w:rPr>
              <w:t>Businesscase</w:t>
            </w:r>
            <w:r>
              <w:rPr>
                <w:noProof/>
                <w:webHidden/>
              </w:rPr>
              <w:tab/>
            </w:r>
            <w:r>
              <w:rPr>
                <w:noProof/>
                <w:webHidden/>
              </w:rPr>
              <w:fldChar w:fldCharType="begin"/>
            </w:r>
            <w:r>
              <w:rPr>
                <w:noProof/>
                <w:webHidden/>
              </w:rPr>
              <w:instrText xml:space="preserve"> PAGEREF _Toc190031335 \h </w:instrText>
            </w:r>
            <w:r>
              <w:rPr>
                <w:noProof/>
                <w:webHidden/>
              </w:rPr>
            </w:r>
            <w:r>
              <w:rPr>
                <w:noProof/>
                <w:webHidden/>
              </w:rPr>
              <w:fldChar w:fldCharType="separate"/>
            </w:r>
            <w:r>
              <w:rPr>
                <w:noProof/>
                <w:webHidden/>
              </w:rPr>
              <w:t>17</w:t>
            </w:r>
            <w:r>
              <w:rPr>
                <w:noProof/>
                <w:webHidden/>
              </w:rPr>
              <w:fldChar w:fldCharType="end"/>
            </w:r>
          </w:hyperlink>
        </w:p>
        <w:p w14:paraId="643A36C6" w14:textId="1DBA1E52"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36" w:history="1">
            <w:r w:rsidRPr="003528BD">
              <w:rPr>
                <w:rStyle w:val="Hyperlink"/>
                <w:noProof/>
              </w:rPr>
              <w:t>5.2</w:t>
            </w:r>
            <w:r>
              <w:rPr>
                <w:rFonts w:asciiTheme="minorHAnsi" w:eastAsiaTheme="minorEastAsia" w:hAnsiTheme="minorHAnsi" w:cstheme="minorBidi"/>
                <w:noProof/>
                <w:kern w:val="2"/>
                <w:sz w:val="24"/>
                <w:szCs w:val="24"/>
                <w14:ligatures w14:val="standardContextual"/>
              </w:rPr>
              <w:tab/>
            </w:r>
            <w:r w:rsidRPr="003528BD">
              <w:rPr>
                <w:rStyle w:val="Hyperlink"/>
                <w:noProof/>
              </w:rPr>
              <w:t>Ketenbenefits</w:t>
            </w:r>
            <w:r>
              <w:rPr>
                <w:noProof/>
                <w:webHidden/>
              </w:rPr>
              <w:tab/>
            </w:r>
            <w:r>
              <w:rPr>
                <w:noProof/>
                <w:webHidden/>
              </w:rPr>
              <w:fldChar w:fldCharType="begin"/>
            </w:r>
            <w:r>
              <w:rPr>
                <w:noProof/>
                <w:webHidden/>
              </w:rPr>
              <w:instrText xml:space="preserve"> PAGEREF _Toc190031336 \h </w:instrText>
            </w:r>
            <w:r>
              <w:rPr>
                <w:noProof/>
                <w:webHidden/>
              </w:rPr>
            </w:r>
            <w:r>
              <w:rPr>
                <w:noProof/>
                <w:webHidden/>
              </w:rPr>
              <w:fldChar w:fldCharType="separate"/>
            </w:r>
            <w:r>
              <w:rPr>
                <w:noProof/>
                <w:webHidden/>
              </w:rPr>
              <w:t>17</w:t>
            </w:r>
            <w:r>
              <w:rPr>
                <w:noProof/>
                <w:webHidden/>
              </w:rPr>
              <w:fldChar w:fldCharType="end"/>
            </w:r>
          </w:hyperlink>
        </w:p>
        <w:p w14:paraId="28542D49" w14:textId="73467831"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37" w:history="1">
            <w:r w:rsidRPr="003528BD">
              <w:rPr>
                <w:rStyle w:val="Hyperlink"/>
                <w:noProof/>
              </w:rPr>
              <w:t>6</w:t>
            </w:r>
            <w:r>
              <w:rPr>
                <w:rFonts w:asciiTheme="minorHAnsi" w:eastAsiaTheme="minorEastAsia" w:hAnsiTheme="minorHAnsi" w:cstheme="minorBidi"/>
                <w:noProof/>
                <w:kern w:val="2"/>
                <w:sz w:val="24"/>
                <w:szCs w:val="24"/>
                <w14:ligatures w14:val="standardContextual"/>
              </w:rPr>
              <w:tab/>
            </w:r>
            <w:r w:rsidRPr="003528BD">
              <w:rPr>
                <w:rStyle w:val="Hyperlink"/>
                <w:noProof/>
              </w:rPr>
              <w:t>Afhankelijkheden en raakvlakken</w:t>
            </w:r>
            <w:r>
              <w:rPr>
                <w:noProof/>
                <w:webHidden/>
              </w:rPr>
              <w:tab/>
            </w:r>
            <w:r>
              <w:rPr>
                <w:noProof/>
                <w:webHidden/>
              </w:rPr>
              <w:fldChar w:fldCharType="begin"/>
            </w:r>
            <w:r>
              <w:rPr>
                <w:noProof/>
                <w:webHidden/>
              </w:rPr>
              <w:instrText xml:space="preserve"> PAGEREF _Toc190031337 \h </w:instrText>
            </w:r>
            <w:r>
              <w:rPr>
                <w:noProof/>
                <w:webHidden/>
              </w:rPr>
            </w:r>
            <w:r>
              <w:rPr>
                <w:noProof/>
                <w:webHidden/>
              </w:rPr>
              <w:fldChar w:fldCharType="separate"/>
            </w:r>
            <w:r>
              <w:rPr>
                <w:noProof/>
                <w:webHidden/>
              </w:rPr>
              <w:t>19</w:t>
            </w:r>
            <w:r>
              <w:rPr>
                <w:noProof/>
                <w:webHidden/>
              </w:rPr>
              <w:fldChar w:fldCharType="end"/>
            </w:r>
          </w:hyperlink>
        </w:p>
        <w:p w14:paraId="405A1DD0" w14:textId="178D502A"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38" w:history="1">
            <w:r w:rsidRPr="003528BD">
              <w:rPr>
                <w:rStyle w:val="Hyperlink"/>
                <w:noProof/>
              </w:rPr>
              <w:t>6.1</w:t>
            </w:r>
            <w:r>
              <w:rPr>
                <w:rFonts w:asciiTheme="minorHAnsi" w:eastAsiaTheme="minorEastAsia" w:hAnsiTheme="minorHAnsi" w:cstheme="minorBidi"/>
                <w:noProof/>
                <w:kern w:val="2"/>
                <w:sz w:val="24"/>
                <w:szCs w:val="24"/>
                <w14:ligatures w14:val="standardContextual"/>
              </w:rPr>
              <w:tab/>
            </w:r>
            <w:r w:rsidRPr="003528BD">
              <w:rPr>
                <w:rStyle w:val="Hyperlink"/>
                <w:noProof/>
              </w:rPr>
              <w:t>VCS realisatie in de gemeente Rotterdam</w:t>
            </w:r>
            <w:r>
              <w:rPr>
                <w:noProof/>
                <w:webHidden/>
              </w:rPr>
              <w:tab/>
            </w:r>
            <w:r>
              <w:rPr>
                <w:noProof/>
                <w:webHidden/>
              </w:rPr>
              <w:fldChar w:fldCharType="begin"/>
            </w:r>
            <w:r>
              <w:rPr>
                <w:noProof/>
                <w:webHidden/>
              </w:rPr>
              <w:instrText xml:space="preserve"> PAGEREF _Toc190031338 \h </w:instrText>
            </w:r>
            <w:r>
              <w:rPr>
                <w:noProof/>
                <w:webHidden/>
              </w:rPr>
            </w:r>
            <w:r>
              <w:rPr>
                <w:noProof/>
                <w:webHidden/>
              </w:rPr>
              <w:fldChar w:fldCharType="separate"/>
            </w:r>
            <w:r>
              <w:rPr>
                <w:noProof/>
                <w:webHidden/>
              </w:rPr>
              <w:t>19</w:t>
            </w:r>
            <w:r>
              <w:rPr>
                <w:noProof/>
                <w:webHidden/>
              </w:rPr>
              <w:fldChar w:fldCharType="end"/>
            </w:r>
          </w:hyperlink>
        </w:p>
        <w:p w14:paraId="5C369BAA" w14:textId="4546A11B"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39" w:history="1">
            <w:r w:rsidRPr="003528BD">
              <w:rPr>
                <w:rStyle w:val="Hyperlink"/>
                <w:noProof/>
              </w:rPr>
              <w:t>6.2</w:t>
            </w:r>
            <w:r>
              <w:rPr>
                <w:rFonts w:asciiTheme="minorHAnsi" w:eastAsiaTheme="minorEastAsia" w:hAnsiTheme="minorHAnsi" w:cstheme="minorBidi"/>
                <w:noProof/>
                <w:kern w:val="2"/>
                <w:sz w:val="24"/>
                <w:szCs w:val="24"/>
                <w14:ligatures w14:val="standardContextual"/>
              </w:rPr>
              <w:tab/>
            </w:r>
            <w:r w:rsidRPr="003528BD">
              <w:rPr>
                <w:rStyle w:val="Hyperlink"/>
                <w:noProof/>
              </w:rPr>
              <w:t>Beleidsmaatregel 9</w:t>
            </w:r>
            <w:r>
              <w:rPr>
                <w:noProof/>
                <w:webHidden/>
              </w:rPr>
              <w:tab/>
            </w:r>
            <w:r>
              <w:rPr>
                <w:noProof/>
                <w:webHidden/>
              </w:rPr>
              <w:fldChar w:fldCharType="begin"/>
            </w:r>
            <w:r>
              <w:rPr>
                <w:noProof/>
                <w:webHidden/>
              </w:rPr>
              <w:instrText xml:space="preserve"> PAGEREF _Toc190031339 \h </w:instrText>
            </w:r>
            <w:r>
              <w:rPr>
                <w:noProof/>
                <w:webHidden/>
              </w:rPr>
            </w:r>
            <w:r>
              <w:rPr>
                <w:noProof/>
                <w:webHidden/>
              </w:rPr>
              <w:fldChar w:fldCharType="separate"/>
            </w:r>
            <w:r>
              <w:rPr>
                <w:noProof/>
                <w:webHidden/>
              </w:rPr>
              <w:t>19</w:t>
            </w:r>
            <w:r>
              <w:rPr>
                <w:noProof/>
                <w:webHidden/>
              </w:rPr>
              <w:fldChar w:fldCharType="end"/>
            </w:r>
          </w:hyperlink>
        </w:p>
        <w:p w14:paraId="35FEA033" w14:textId="193DAB34"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0" w:history="1">
            <w:r w:rsidRPr="003528BD">
              <w:rPr>
                <w:rStyle w:val="Hyperlink"/>
                <w:noProof/>
              </w:rPr>
              <w:t>6.3</w:t>
            </w:r>
            <w:r>
              <w:rPr>
                <w:rFonts w:asciiTheme="minorHAnsi" w:eastAsiaTheme="minorEastAsia" w:hAnsiTheme="minorHAnsi" w:cstheme="minorBidi"/>
                <w:noProof/>
                <w:kern w:val="2"/>
                <w:sz w:val="24"/>
                <w:szCs w:val="24"/>
                <w14:ligatures w14:val="standardContextual"/>
              </w:rPr>
              <w:tab/>
            </w:r>
            <w:r w:rsidRPr="003528BD">
              <w:rPr>
                <w:rStyle w:val="Hyperlink"/>
                <w:noProof/>
              </w:rPr>
              <w:t>STOER</w:t>
            </w:r>
            <w:r>
              <w:rPr>
                <w:noProof/>
                <w:webHidden/>
              </w:rPr>
              <w:tab/>
            </w:r>
            <w:r>
              <w:rPr>
                <w:noProof/>
                <w:webHidden/>
              </w:rPr>
              <w:fldChar w:fldCharType="begin"/>
            </w:r>
            <w:r>
              <w:rPr>
                <w:noProof/>
                <w:webHidden/>
              </w:rPr>
              <w:instrText xml:space="preserve"> PAGEREF _Toc190031340 \h </w:instrText>
            </w:r>
            <w:r>
              <w:rPr>
                <w:noProof/>
                <w:webHidden/>
              </w:rPr>
            </w:r>
            <w:r>
              <w:rPr>
                <w:noProof/>
                <w:webHidden/>
              </w:rPr>
              <w:fldChar w:fldCharType="separate"/>
            </w:r>
            <w:r>
              <w:rPr>
                <w:noProof/>
                <w:webHidden/>
              </w:rPr>
              <w:t>19</w:t>
            </w:r>
            <w:r>
              <w:rPr>
                <w:noProof/>
                <w:webHidden/>
              </w:rPr>
              <w:fldChar w:fldCharType="end"/>
            </w:r>
          </w:hyperlink>
        </w:p>
        <w:p w14:paraId="04549D65" w14:textId="76ED48B5"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1" w:history="1">
            <w:r w:rsidRPr="003528BD">
              <w:rPr>
                <w:rStyle w:val="Hyperlink"/>
                <w:noProof/>
              </w:rPr>
              <w:t>6.4</w:t>
            </w:r>
            <w:r>
              <w:rPr>
                <w:rFonts w:asciiTheme="minorHAnsi" w:eastAsiaTheme="minorEastAsia" w:hAnsiTheme="minorHAnsi" w:cstheme="minorBidi"/>
                <w:noProof/>
                <w:kern w:val="2"/>
                <w:sz w:val="24"/>
                <w:szCs w:val="24"/>
                <w14:ligatures w14:val="standardContextual"/>
              </w:rPr>
              <w:tab/>
            </w:r>
            <w:r w:rsidRPr="003528BD">
              <w:rPr>
                <w:rStyle w:val="Hyperlink"/>
                <w:noProof/>
              </w:rPr>
              <w:t>DSO ontwikkeling</w:t>
            </w:r>
            <w:r>
              <w:rPr>
                <w:noProof/>
                <w:webHidden/>
              </w:rPr>
              <w:tab/>
            </w:r>
            <w:r>
              <w:rPr>
                <w:noProof/>
                <w:webHidden/>
              </w:rPr>
              <w:fldChar w:fldCharType="begin"/>
            </w:r>
            <w:r>
              <w:rPr>
                <w:noProof/>
                <w:webHidden/>
              </w:rPr>
              <w:instrText xml:space="preserve"> PAGEREF _Toc190031341 \h </w:instrText>
            </w:r>
            <w:r>
              <w:rPr>
                <w:noProof/>
                <w:webHidden/>
              </w:rPr>
            </w:r>
            <w:r>
              <w:rPr>
                <w:noProof/>
                <w:webHidden/>
              </w:rPr>
              <w:fldChar w:fldCharType="separate"/>
            </w:r>
            <w:r>
              <w:rPr>
                <w:noProof/>
                <w:webHidden/>
              </w:rPr>
              <w:t>19</w:t>
            </w:r>
            <w:r>
              <w:rPr>
                <w:noProof/>
                <w:webHidden/>
              </w:rPr>
              <w:fldChar w:fldCharType="end"/>
            </w:r>
          </w:hyperlink>
        </w:p>
        <w:p w14:paraId="3D26EF81" w14:textId="28E9AC8B"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2" w:history="1">
            <w:r w:rsidRPr="003528BD">
              <w:rPr>
                <w:rStyle w:val="Hyperlink"/>
                <w:noProof/>
              </w:rPr>
              <w:t>6.5</w:t>
            </w:r>
            <w:r>
              <w:rPr>
                <w:rFonts w:asciiTheme="minorHAnsi" w:eastAsiaTheme="minorEastAsia" w:hAnsiTheme="minorHAnsi" w:cstheme="minorBidi"/>
                <w:noProof/>
                <w:kern w:val="2"/>
                <w:sz w:val="24"/>
                <w:szCs w:val="24"/>
                <w14:ligatures w14:val="standardContextual"/>
              </w:rPr>
              <w:tab/>
            </w:r>
            <w:r w:rsidRPr="003528BD">
              <w:rPr>
                <w:rStyle w:val="Hyperlink"/>
                <w:noProof/>
              </w:rPr>
              <w:t>Digital twin</w:t>
            </w:r>
            <w:r>
              <w:rPr>
                <w:noProof/>
                <w:webHidden/>
              </w:rPr>
              <w:tab/>
            </w:r>
            <w:r>
              <w:rPr>
                <w:noProof/>
                <w:webHidden/>
              </w:rPr>
              <w:fldChar w:fldCharType="begin"/>
            </w:r>
            <w:r>
              <w:rPr>
                <w:noProof/>
                <w:webHidden/>
              </w:rPr>
              <w:instrText xml:space="preserve"> PAGEREF _Toc190031342 \h </w:instrText>
            </w:r>
            <w:r>
              <w:rPr>
                <w:noProof/>
                <w:webHidden/>
              </w:rPr>
            </w:r>
            <w:r>
              <w:rPr>
                <w:noProof/>
                <w:webHidden/>
              </w:rPr>
              <w:fldChar w:fldCharType="separate"/>
            </w:r>
            <w:r>
              <w:rPr>
                <w:noProof/>
                <w:webHidden/>
              </w:rPr>
              <w:t>19</w:t>
            </w:r>
            <w:r>
              <w:rPr>
                <w:noProof/>
                <w:webHidden/>
              </w:rPr>
              <w:fldChar w:fldCharType="end"/>
            </w:r>
          </w:hyperlink>
        </w:p>
        <w:p w14:paraId="19BEEA1A" w14:textId="01A2908E"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3" w:history="1">
            <w:r w:rsidRPr="003528BD">
              <w:rPr>
                <w:rStyle w:val="Hyperlink"/>
                <w:noProof/>
              </w:rPr>
              <w:t>6.6</w:t>
            </w:r>
            <w:r>
              <w:rPr>
                <w:rFonts w:asciiTheme="minorHAnsi" w:eastAsiaTheme="minorEastAsia" w:hAnsiTheme="minorHAnsi" w:cstheme="minorBidi"/>
                <w:noProof/>
                <w:kern w:val="2"/>
                <w:sz w:val="24"/>
                <w:szCs w:val="24"/>
                <w14:ligatures w14:val="standardContextual"/>
              </w:rPr>
              <w:tab/>
            </w:r>
            <w:r w:rsidRPr="003528BD">
              <w:rPr>
                <w:rStyle w:val="Hyperlink"/>
                <w:noProof/>
              </w:rPr>
              <w:t>Duurzaam opslaan BIM modellen</w:t>
            </w:r>
            <w:r>
              <w:rPr>
                <w:noProof/>
                <w:webHidden/>
              </w:rPr>
              <w:tab/>
            </w:r>
            <w:r>
              <w:rPr>
                <w:noProof/>
                <w:webHidden/>
              </w:rPr>
              <w:fldChar w:fldCharType="begin"/>
            </w:r>
            <w:r>
              <w:rPr>
                <w:noProof/>
                <w:webHidden/>
              </w:rPr>
              <w:instrText xml:space="preserve"> PAGEREF _Toc190031343 \h </w:instrText>
            </w:r>
            <w:r>
              <w:rPr>
                <w:noProof/>
                <w:webHidden/>
              </w:rPr>
            </w:r>
            <w:r>
              <w:rPr>
                <w:noProof/>
                <w:webHidden/>
              </w:rPr>
              <w:fldChar w:fldCharType="separate"/>
            </w:r>
            <w:r>
              <w:rPr>
                <w:noProof/>
                <w:webHidden/>
              </w:rPr>
              <w:t>20</w:t>
            </w:r>
            <w:r>
              <w:rPr>
                <w:noProof/>
                <w:webHidden/>
              </w:rPr>
              <w:fldChar w:fldCharType="end"/>
            </w:r>
          </w:hyperlink>
        </w:p>
        <w:p w14:paraId="4C27B0CD" w14:textId="71AFD587"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4" w:history="1">
            <w:r w:rsidRPr="003528BD">
              <w:rPr>
                <w:rStyle w:val="Hyperlink"/>
                <w:noProof/>
              </w:rPr>
              <w:t>6.7</w:t>
            </w:r>
            <w:r>
              <w:rPr>
                <w:rFonts w:asciiTheme="minorHAnsi" w:eastAsiaTheme="minorEastAsia" w:hAnsiTheme="minorHAnsi" w:cstheme="minorBidi"/>
                <w:noProof/>
                <w:kern w:val="2"/>
                <w:sz w:val="24"/>
                <w:szCs w:val="24"/>
                <w14:ligatures w14:val="standardContextual"/>
              </w:rPr>
              <w:tab/>
            </w:r>
            <w:r w:rsidRPr="003528BD">
              <w:rPr>
                <w:rStyle w:val="Hyperlink"/>
                <w:noProof/>
              </w:rPr>
              <w:t>Verrijken basisregistraties met BIM modellen</w:t>
            </w:r>
            <w:r>
              <w:rPr>
                <w:noProof/>
                <w:webHidden/>
              </w:rPr>
              <w:tab/>
            </w:r>
            <w:r>
              <w:rPr>
                <w:noProof/>
                <w:webHidden/>
              </w:rPr>
              <w:fldChar w:fldCharType="begin"/>
            </w:r>
            <w:r>
              <w:rPr>
                <w:noProof/>
                <w:webHidden/>
              </w:rPr>
              <w:instrText xml:space="preserve"> PAGEREF _Toc190031344 \h </w:instrText>
            </w:r>
            <w:r>
              <w:rPr>
                <w:noProof/>
                <w:webHidden/>
              </w:rPr>
            </w:r>
            <w:r>
              <w:rPr>
                <w:noProof/>
                <w:webHidden/>
              </w:rPr>
              <w:fldChar w:fldCharType="separate"/>
            </w:r>
            <w:r>
              <w:rPr>
                <w:noProof/>
                <w:webHidden/>
              </w:rPr>
              <w:t>20</w:t>
            </w:r>
            <w:r>
              <w:rPr>
                <w:noProof/>
                <w:webHidden/>
              </w:rPr>
              <w:fldChar w:fldCharType="end"/>
            </w:r>
          </w:hyperlink>
        </w:p>
        <w:p w14:paraId="29B67BA5" w14:textId="2EABE9FF"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45" w:history="1">
            <w:r w:rsidRPr="003528BD">
              <w:rPr>
                <w:rStyle w:val="Hyperlink"/>
                <w:noProof/>
              </w:rPr>
              <w:t>7</w:t>
            </w:r>
            <w:r>
              <w:rPr>
                <w:rFonts w:asciiTheme="minorHAnsi" w:eastAsiaTheme="minorEastAsia" w:hAnsiTheme="minorHAnsi" w:cstheme="minorBidi"/>
                <w:noProof/>
                <w:kern w:val="2"/>
                <w:sz w:val="24"/>
                <w:szCs w:val="24"/>
                <w14:ligatures w14:val="standardContextual"/>
              </w:rPr>
              <w:tab/>
            </w:r>
            <w:r w:rsidRPr="003528BD">
              <w:rPr>
                <w:rStyle w:val="Hyperlink"/>
                <w:noProof/>
              </w:rPr>
              <w:t>Globale aanpak, planning en mijlpalen</w:t>
            </w:r>
            <w:r>
              <w:rPr>
                <w:noProof/>
                <w:webHidden/>
              </w:rPr>
              <w:tab/>
            </w:r>
            <w:r>
              <w:rPr>
                <w:noProof/>
                <w:webHidden/>
              </w:rPr>
              <w:fldChar w:fldCharType="begin"/>
            </w:r>
            <w:r>
              <w:rPr>
                <w:noProof/>
                <w:webHidden/>
              </w:rPr>
              <w:instrText xml:space="preserve"> PAGEREF _Toc190031345 \h </w:instrText>
            </w:r>
            <w:r>
              <w:rPr>
                <w:noProof/>
                <w:webHidden/>
              </w:rPr>
            </w:r>
            <w:r>
              <w:rPr>
                <w:noProof/>
                <w:webHidden/>
              </w:rPr>
              <w:fldChar w:fldCharType="separate"/>
            </w:r>
            <w:r>
              <w:rPr>
                <w:noProof/>
                <w:webHidden/>
              </w:rPr>
              <w:t>21</w:t>
            </w:r>
            <w:r>
              <w:rPr>
                <w:noProof/>
                <w:webHidden/>
              </w:rPr>
              <w:fldChar w:fldCharType="end"/>
            </w:r>
          </w:hyperlink>
        </w:p>
        <w:p w14:paraId="58B2343E" w14:textId="5FC33FCB"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6" w:history="1">
            <w:r w:rsidRPr="003528BD">
              <w:rPr>
                <w:rStyle w:val="Hyperlink"/>
                <w:noProof/>
              </w:rPr>
              <w:t>7.1</w:t>
            </w:r>
            <w:r>
              <w:rPr>
                <w:rFonts w:asciiTheme="minorHAnsi" w:eastAsiaTheme="minorEastAsia" w:hAnsiTheme="minorHAnsi" w:cstheme="minorBidi"/>
                <w:noProof/>
                <w:kern w:val="2"/>
                <w:sz w:val="24"/>
                <w:szCs w:val="24"/>
                <w14:ligatures w14:val="standardContextual"/>
              </w:rPr>
              <w:tab/>
            </w:r>
            <w:r w:rsidRPr="003528BD">
              <w:rPr>
                <w:rStyle w:val="Hyperlink"/>
                <w:noProof/>
              </w:rPr>
              <w:t>Aanpak</w:t>
            </w:r>
            <w:r>
              <w:rPr>
                <w:noProof/>
                <w:webHidden/>
              </w:rPr>
              <w:tab/>
            </w:r>
            <w:r>
              <w:rPr>
                <w:noProof/>
                <w:webHidden/>
              </w:rPr>
              <w:fldChar w:fldCharType="begin"/>
            </w:r>
            <w:r>
              <w:rPr>
                <w:noProof/>
                <w:webHidden/>
              </w:rPr>
              <w:instrText xml:space="preserve"> PAGEREF _Toc190031346 \h </w:instrText>
            </w:r>
            <w:r>
              <w:rPr>
                <w:noProof/>
                <w:webHidden/>
              </w:rPr>
            </w:r>
            <w:r>
              <w:rPr>
                <w:noProof/>
                <w:webHidden/>
              </w:rPr>
              <w:fldChar w:fldCharType="separate"/>
            </w:r>
            <w:r>
              <w:rPr>
                <w:noProof/>
                <w:webHidden/>
              </w:rPr>
              <w:t>21</w:t>
            </w:r>
            <w:r>
              <w:rPr>
                <w:noProof/>
                <w:webHidden/>
              </w:rPr>
              <w:fldChar w:fldCharType="end"/>
            </w:r>
          </w:hyperlink>
        </w:p>
        <w:p w14:paraId="478B1D6B" w14:textId="46D5EC18"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7" w:history="1">
            <w:r w:rsidRPr="003528BD">
              <w:rPr>
                <w:rStyle w:val="Hyperlink"/>
                <w:noProof/>
              </w:rPr>
              <w:t>7.2</w:t>
            </w:r>
            <w:r>
              <w:rPr>
                <w:rFonts w:asciiTheme="minorHAnsi" w:eastAsiaTheme="minorEastAsia" w:hAnsiTheme="minorHAnsi" w:cstheme="minorBidi"/>
                <w:noProof/>
                <w:kern w:val="2"/>
                <w:sz w:val="24"/>
                <w:szCs w:val="24"/>
                <w14:ligatures w14:val="standardContextual"/>
              </w:rPr>
              <w:tab/>
            </w:r>
            <w:r w:rsidRPr="003528BD">
              <w:rPr>
                <w:rStyle w:val="Hyperlink"/>
                <w:noProof/>
              </w:rPr>
              <w:t>Planning</w:t>
            </w:r>
            <w:r>
              <w:rPr>
                <w:noProof/>
                <w:webHidden/>
              </w:rPr>
              <w:tab/>
            </w:r>
            <w:r>
              <w:rPr>
                <w:noProof/>
                <w:webHidden/>
              </w:rPr>
              <w:fldChar w:fldCharType="begin"/>
            </w:r>
            <w:r>
              <w:rPr>
                <w:noProof/>
                <w:webHidden/>
              </w:rPr>
              <w:instrText xml:space="preserve"> PAGEREF _Toc190031347 \h </w:instrText>
            </w:r>
            <w:r>
              <w:rPr>
                <w:noProof/>
                <w:webHidden/>
              </w:rPr>
            </w:r>
            <w:r>
              <w:rPr>
                <w:noProof/>
                <w:webHidden/>
              </w:rPr>
              <w:fldChar w:fldCharType="separate"/>
            </w:r>
            <w:r>
              <w:rPr>
                <w:noProof/>
                <w:webHidden/>
              </w:rPr>
              <w:t>24</w:t>
            </w:r>
            <w:r>
              <w:rPr>
                <w:noProof/>
                <w:webHidden/>
              </w:rPr>
              <w:fldChar w:fldCharType="end"/>
            </w:r>
          </w:hyperlink>
        </w:p>
        <w:p w14:paraId="3EF4651E" w14:textId="10D3D249"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48" w:history="1">
            <w:r w:rsidRPr="003528BD">
              <w:rPr>
                <w:rStyle w:val="Hyperlink"/>
                <w:noProof/>
              </w:rPr>
              <w:t>8</w:t>
            </w:r>
            <w:r>
              <w:rPr>
                <w:rFonts w:asciiTheme="minorHAnsi" w:eastAsiaTheme="minorEastAsia" w:hAnsiTheme="minorHAnsi" w:cstheme="minorBidi"/>
                <w:noProof/>
                <w:kern w:val="2"/>
                <w:sz w:val="24"/>
                <w:szCs w:val="24"/>
                <w14:ligatures w14:val="standardContextual"/>
              </w:rPr>
              <w:tab/>
            </w:r>
            <w:r w:rsidRPr="003528BD">
              <w:rPr>
                <w:rStyle w:val="Hyperlink"/>
                <w:noProof/>
              </w:rPr>
              <w:t>Resources, middelen en begroting</w:t>
            </w:r>
            <w:r>
              <w:rPr>
                <w:noProof/>
                <w:webHidden/>
              </w:rPr>
              <w:tab/>
            </w:r>
            <w:r>
              <w:rPr>
                <w:noProof/>
                <w:webHidden/>
              </w:rPr>
              <w:fldChar w:fldCharType="begin"/>
            </w:r>
            <w:r>
              <w:rPr>
                <w:noProof/>
                <w:webHidden/>
              </w:rPr>
              <w:instrText xml:space="preserve"> PAGEREF _Toc190031348 \h </w:instrText>
            </w:r>
            <w:r>
              <w:rPr>
                <w:noProof/>
                <w:webHidden/>
              </w:rPr>
            </w:r>
            <w:r>
              <w:rPr>
                <w:noProof/>
                <w:webHidden/>
              </w:rPr>
              <w:fldChar w:fldCharType="separate"/>
            </w:r>
            <w:r>
              <w:rPr>
                <w:noProof/>
                <w:webHidden/>
              </w:rPr>
              <w:t>25</w:t>
            </w:r>
            <w:r>
              <w:rPr>
                <w:noProof/>
                <w:webHidden/>
              </w:rPr>
              <w:fldChar w:fldCharType="end"/>
            </w:r>
          </w:hyperlink>
        </w:p>
        <w:p w14:paraId="40D8022C" w14:textId="47A17088"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49" w:history="1">
            <w:r w:rsidRPr="003528BD">
              <w:rPr>
                <w:rStyle w:val="Hyperlink"/>
                <w:noProof/>
              </w:rPr>
              <w:t>8.1</w:t>
            </w:r>
            <w:r>
              <w:rPr>
                <w:rFonts w:asciiTheme="minorHAnsi" w:eastAsiaTheme="minorEastAsia" w:hAnsiTheme="minorHAnsi" w:cstheme="minorBidi"/>
                <w:noProof/>
                <w:kern w:val="2"/>
                <w:sz w:val="24"/>
                <w:szCs w:val="24"/>
                <w14:ligatures w14:val="standardContextual"/>
              </w:rPr>
              <w:tab/>
            </w:r>
            <w:r w:rsidRPr="003528BD">
              <w:rPr>
                <w:rStyle w:val="Hyperlink"/>
                <w:noProof/>
              </w:rPr>
              <w:t>Middelen</w:t>
            </w:r>
            <w:r>
              <w:rPr>
                <w:noProof/>
                <w:webHidden/>
              </w:rPr>
              <w:tab/>
            </w:r>
            <w:r>
              <w:rPr>
                <w:noProof/>
                <w:webHidden/>
              </w:rPr>
              <w:fldChar w:fldCharType="begin"/>
            </w:r>
            <w:r>
              <w:rPr>
                <w:noProof/>
                <w:webHidden/>
              </w:rPr>
              <w:instrText xml:space="preserve"> PAGEREF _Toc190031349 \h </w:instrText>
            </w:r>
            <w:r>
              <w:rPr>
                <w:noProof/>
                <w:webHidden/>
              </w:rPr>
            </w:r>
            <w:r>
              <w:rPr>
                <w:noProof/>
                <w:webHidden/>
              </w:rPr>
              <w:fldChar w:fldCharType="separate"/>
            </w:r>
            <w:r>
              <w:rPr>
                <w:noProof/>
                <w:webHidden/>
              </w:rPr>
              <w:t>25</w:t>
            </w:r>
            <w:r>
              <w:rPr>
                <w:noProof/>
                <w:webHidden/>
              </w:rPr>
              <w:fldChar w:fldCharType="end"/>
            </w:r>
          </w:hyperlink>
        </w:p>
        <w:p w14:paraId="39D81665" w14:textId="0968B07E" w:rsidR="00CA6A3D" w:rsidRDefault="00CA6A3D">
          <w:pPr>
            <w:pStyle w:val="Inhopg2"/>
            <w:tabs>
              <w:tab w:val="left" w:pos="720"/>
              <w:tab w:val="right" w:pos="8493"/>
            </w:tabs>
            <w:rPr>
              <w:rFonts w:asciiTheme="minorHAnsi" w:eastAsiaTheme="minorEastAsia" w:hAnsiTheme="minorHAnsi" w:cstheme="minorBidi"/>
              <w:noProof/>
              <w:kern w:val="2"/>
              <w:sz w:val="24"/>
              <w:szCs w:val="24"/>
              <w14:ligatures w14:val="standardContextual"/>
            </w:rPr>
          </w:pPr>
          <w:hyperlink w:anchor="_Toc190031350" w:history="1">
            <w:r w:rsidRPr="003528BD">
              <w:rPr>
                <w:rStyle w:val="Hyperlink"/>
                <w:noProof/>
              </w:rPr>
              <w:t>8.2</w:t>
            </w:r>
            <w:r>
              <w:rPr>
                <w:rFonts w:asciiTheme="minorHAnsi" w:eastAsiaTheme="minorEastAsia" w:hAnsiTheme="minorHAnsi" w:cstheme="minorBidi"/>
                <w:noProof/>
                <w:kern w:val="2"/>
                <w:sz w:val="24"/>
                <w:szCs w:val="24"/>
                <w14:ligatures w14:val="standardContextual"/>
              </w:rPr>
              <w:tab/>
            </w:r>
            <w:r w:rsidRPr="003528BD">
              <w:rPr>
                <w:rStyle w:val="Hyperlink"/>
                <w:noProof/>
              </w:rPr>
              <w:t>Resources en kosten</w:t>
            </w:r>
            <w:r>
              <w:rPr>
                <w:noProof/>
                <w:webHidden/>
              </w:rPr>
              <w:tab/>
            </w:r>
            <w:r>
              <w:rPr>
                <w:noProof/>
                <w:webHidden/>
              </w:rPr>
              <w:fldChar w:fldCharType="begin"/>
            </w:r>
            <w:r>
              <w:rPr>
                <w:noProof/>
                <w:webHidden/>
              </w:rPr>
              <w:instrText xml:space="preserve"> PAGEREF _Toc190031350 \h </w:instrText>
            </w:r>
            <w:r>
              <w:rPr>
                <w:noProof/>
                <w:webHidden/>
              </w:rPr>
            </w:r>
            <w:r>
              <w:rPr>
                <w:noProof/>
                <w:webHidden/>
              </w:rPr>
              <w:fldChar w:fldCharType="separate"/>
            </w:r>
            <w:r>
              <w:rPr>
                <w:noProof/>
                <w:webHidden/>
              </w:rPr>
              <w:t>25</w:t>
            </w:r>
            <w:r>
              <w:rPr>
                <w:noProof/>
                <w:webHidden/>
              </w:rPr>
              <w:fldChar w:fldCharType="end"/>
            </w:r>
          </w:hyperlink>
        </w:p>
        <w:p w14:paraId="31DFF450" w14:textId="35455BCA"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51" w:history="1">
            <w:r w:rsidRPr="003528BD">
              <w:rPr>
                <w:rStyle w:val="Hyperlink"/>
                <w:noProof/>
              </w:rPr>
              <w:t>9</w:t>
            </w:r>
            <w:r>
              <w:rPr>
                <w:rFonts w:asciiTheme="minorHAnsi" w:eastAsiaTheme="minorEastAsia" w:hAnsiTheme="minorHAnsi" w:cstheme="minorBidi"/>
                <w:noProof/>
                <w:kern w:val="2"/>
                <w:sz w:val="24"/>
                <w:szCs w:val="24"/>
                <w14:ligatures w14:val="standardContextual"/>
              </w:rPr>
              <w:tab/>
            </w:r>
            <w:r w:rsidRPr="003528BD">
              <w:rPr>
                <w:rStyle w:val="Hyperlink"/>
                <w:noProof/>
              </w:rPr>
              <w:t>Projectorganisatie en verantwoordelijkheden</w:t>
            </w:r>
            <w:r>
              <w:rPr>
                <w:noProof/>
                <w:webHidden/>
              </w:rPr>
              <w:tab/>
            </w:r>
            <w:r>
              <w:rPr>
                <w:noProof/>
                <w:webHidden/>
              </w:rPr>
              <w:fldChar w:fldCharType="begin"/>
            </w:r>
            <w:r>
              <w:rPr>
                <w:noProof/>
                <w:webHidden/>
              </w:rPr>
              <w:instrText xml:space="preserve"> PAGEREF _Toc190031351 \h </w:instrText>
            </w:r>
            <w:r>
              <w:rPr>
                <w:noProof/>
                <w:webHidden/>
              </w:rPr>
            </w:r>
            <w:r>
              <w:rPr>
                <w:noProof/>
                <w:webHidden/>
              </w:rPr>
              <w:fldChar w:fldCharType="separate"/>
            </w:r>
            <w:r>
              <w:rPr>
                <w:noProof/>
                <w:webHidden/>
              </w:rPr>
              <w:t>27</w:t>
            </w:r>
            <w:r>
              <w:rPr>
                <w:noProof/>
                <w:webHidden/>
              </w:rPr>
              <w:fldChar w:fldCharType="end"/>
            </w:r>
          </w:hyperlink>
        </w:p>
        <w:p w14:paraId="77AC6FCF" w14:textId="6139EDDA"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52" w:history="1">
            <w:r w:rsidRPr="003528BD">
              <w:rPr>
                <w:rStyle w:val="Hyperlink"/>
                <w:noProof/>
              </w:rPr>
              <w:t>10</w:t>
            </w:r>
            <w:r>
              <w:rPr>
                <w:rFonts w:asciiTheme="minorHAnsi" w:eastAsiaTheme="minorEastAsia" w:hAnsiTheme="minorHAnsi" w:cstheme="minorBidi"/>
                <w:noProof/>
                <w:kern w:val="2"/>
                <w:sz w:val="24"/>
                <w:szCs w:val="24"/>
                <w14:ligatures w14:val="standardContextual"/>
              </w:rPr>
              <w:tab/>
            </w:r>
            <w:r w:rsidRPr="003528BD">
              <w:rPr>
                <w:rStyle w:val="Hyperlink"/>
                <w:noProof/>
              </w:rPr>
              <w:t>Risico-inventarisatie</w:t>
            </w:r>
            <w:r>
              <w:rPr>
                <w:noProof/>
                <w:webHidden/>
              </w:rPr>
              <w:tab/>
            </w:r>
            <w:r>
              <w:rPr>
                <w:noProof/>
                <w:webHidden/>
              </w:rPr>
              <w:fldChar w:fldCharType="begin"/>
            </w:r>
            <w:r>
              <w:rPr>
                <w:noProof/>
                <w:webHidden/>
              </w:rPr>
              <w:instrText xml:space="preserve"> PAGEREF _Toc190031352 \h </w:instrText>
            </w:r>
            <w:r>
              <w:rPr>
                <w:noProof/>
                <w:webHidden/>
              </w:rPr>
            </w:r>
            <w:r>
              <w:rPr>
                <w:noProof/>
                <w:webHidden/>
              </w:rPr>
              <w:fldChar w:fldCharType="separate"/>
            </w:r>
            <w:r>
              <w:rPr>
                <w:noProof/>
                <w:webHidden/>
              </w:rPr>
              <w:t>28</w:t>
            </w:r>
            <w:r>
              <w:rPr>
                <w:noProof/>
                <w:webHidden/>
              </w:rPr>
              <w:fldChar w:fldCharType="end"/>
            </w:r>
          </w:hyperlink>
        </w:p>
        <w:p w14:paraId="2D4A54BB" w14:textId="4A328812" w:rsidR="00CA6A3D" w:rsidRDefault="00CA6A3D">
          <w:pPr>
            <w:pStyle w:val="Inhopg1"/>
            <w:rPr>
              <w:rFonts w:asciiTheme="minorHAnsi" w:eastAsiaTheme="minorEastAsia" w:hAnsiTheme="minorHAnsi" w:cstheme="minorBidi"/>
              <w:noProof/>
              <w:kern w:val="2"/>
              <w:sz w:val="24"/>
              <w:szCs w:val="24"/>
              <w14:ligatures w14:val="standardContextual"/>
            </w:rPr>
          </w:pPr>
          <w:hyperlink w:anchor="_Toc190031353" w:history="1">
            <w:r w:rsidRPr="003528BD">
              <w:rPr>
                <w:rStyle w:val="Hyperlink"/>
                <w:noProof/>
              </w:rPr>
              <w:t>11</w:t>
            </w:r>
            <w:r>
              <w:rPr>
                <w:rFonts w:asciiTheme="minorHAnsi" w:eastAsiaTheme="minorEastAsia" w:hAnsiTheme="minorHAnsi" w:cstheme="minorBidi"/>
                <w:noProof/>
                <w:kern w:val="2"/>
                <w:sz w:val="24"/>
                <w:szCs w:val="24"/>
                <w14:ligatures w14:val="standardContextual"/>
              </w:rPr>
              <w:tab/>
            </w:r>
            <w:r w:rsidRPr="003528BD">
              <w:rPr>
                <w:rStyle w:val="Hyperlink"/>
                <w:noProof/>
              </w:rPr>
              <w:t>Borging resultaten en beheer van de ontwikkelde oplossing</w:t>
            </w:r>
            <w:r>
              <w:rPr>
                <w:noProof/>
                <w:webHidden/>
              </w:rPr>
              <w:tab/>
            </w:r>
            <w:r>
              <w:rPr>
                <w:noProof/>
                <w:webHidden/>
              </w:rPr>
              <w:fldChar w:fldCharType="begin"/>
            </w:r>
            <w:r>
              <w:rPr>
                <w:noProof/>
                <w:webHidden/>
              </w:rPr>
              <w:instrText xml:space="preserve"> PAGEREF _Toc190031353 \h </w:instrText>
            </w:r>
            <w:r>
              <w:rPr>
                <w:noProof/>
                <w:webHidden/>
              </w:rPr>
            </w:r>
            <w:r>
              <w:rPr>
                <w:noProof/>
                <w:webHidden/>
              </w:rPr>
              <w:fldChar w:fldCharType="separate"/>
            </w:r>
            <w:r>
              <w:rPr>
                <w:noProof/>
                <w:webHidden/>
              </w:rPr>
              <w:t>29</w:t>
            </w:r>
            <w:r>
              <w:rPr>
                <w:noProof/>
                <w:webHidden/>
              </w:rPr>
              <w:fldChar w:fldCharType="end"/>
            </w:r>
          </w:hyperlink>
        </w:p>
        <w:p w14:paraId="552CCE6E" w14:textId="17A15F94" w:rsidR="002A526F" w:rsidRDefault="00823FD0" w:rsidP="003464B4">
          <w:r>
            <w:fldChar w:fldCharType="end"/>
          </w:r>
        </w:p>
      </w:sdtContent>
    </w:sdt>
    <w:p w14:paraId="01243963" w14:textId="76643794" w:rsidR="00AF7B6F" w:rsidRDefault="00823FD0" w:rsidP="003464B4">
      <w:pPr>
        <w:pStyle w:val="Kop1"/>
        <w:numPr>
          <w:ilvl w:val="0"/>
          <w:numId w:val="3"/>
        </w:numPr>
      </w:pPr>
      <w:r w:rsidRPr="00E04866">
        <w:br w:type="page"/>
      </w:r>
      <w:bookmarkStart w:id="1" w:name="_Toc190031313"/>
      <w:r w:rsidR="00AF7B6F">
        <w:lastRenderedPageBreak/>
        <w:t>Versie</w:t>
      </w:r>
      <w:r w:rsidR="00800790">
        <w:t>beheer</w:t>
      </w:r>
      <w:bookmarkEnd w:id="1"/>
    </w:p>
    <w:p w14:paraId="26B02881" w14:textId="77777777" w:rsidR="00800790" w:rsidRDefault="00800790" w:rsidP="003464B4"/>
    <w:p w14:paraId="7FD20819" w14:textId="77777777" w:rsidR="00800790" w:rsidRDefault="00800790" w:rsidP="003464B4"/>
    <w:p w14:paraId="4F043C87" w14:textId="5B5F65BE" w:rsidR="00800790" w:rsidRDefault="00800790" w:rsidP="003464B4">
      <w:r>
        <w:t>Versie geschiedenis</w:t>
      </w:r>
    </w:p>
    <w:p w14:paraId="3741CC79" w14:textId="77777777" w:rsidR="00AF7B6F" w:rsidRDefault="00AF7B6F" w:rsidP="003464B4"/>
    <w:tbl>
      <w:tblPr>
        <w:tblStyle w:val="Tabelraster"/>
        <w:tblW w:w="0" w:type="auto"/>
        <w:tblLook w:val="04A0" w:firstRow="1" w:lastRow="0" w:firstColumn="1" w:lastColumn="0" w:noHBand="0" w:noVBand="1"/>
      </w:tblPr>
      <w:tblGrid>
        <w:gridCol w:w="988"/>
        <w:gridCol w:w="1984"/>
        <w:gridCol w:w="5521"/>
      </w:tblGrid>
      <w:tr w:rsidR="00942ED7" w:rsidRPr="007B6129" w14:paraId="443AFBD2" w14:textId="77777777" w:rsidTr="00002710">
        <w:tc>
          <w:tcPr>
            <w:tcW w:w="988" w:type="dxa"/>
          </w:tcPr>
          <w:p w14:paraId="7BBBDF3B" w14:textId="5E8EF4B1" w:rsidR="00942ED7" w:rsidRPr="007B6129" w:rsidRDefault="00942ED7" w:rsidP="003464B4">
            <w:pPr>
              <w:rPr>
                <w:sz w:val="18"/>
                <w:szCs w:val="18"/>
              </w:rPr>
            </w:pPr>
            <w:r w:rsidRPr="007B6129">
              <w:rPr>
                <w:sz w:val="18"/>
                <w:szCs w:val="18"/>
              </w:rPr>
              <w:t>0.1</w:t>
            </w:r>
          </w:p>
        </w:tc>
        <w:tc>
          <w:tcPr>
            <w:tcW w:w="1984" w:type="dxa"/>
          </w:tcPr>
          <w:p w14:paraId="716FC8CD" w14:textId="11C743F2" w:rsidR="00942ED7" w:rsidRPr="007B6129" w:rsidRDefault="009374EC" w:rsidP="003464B4">
            <w:pPr>
              <w:rPr>
                <w:sz w:val="18"/>
                <w:szCs w:val="18"/>
              </w:rPr>
            </w:pPr>
            <w:r>
              <w:rPr>
                <w:sz w:val="18"/>
                <w:szCs w:val="18"/>
              </w:rPr>
              <w:t>7</w:t>
            </w:r>
            <w:r w:rsidR="00942ED7" w:rsidRPr="007B6129">
              <w:rPr>
                <w:sz w:val="18"/>
                <w:szCs w:val="18"/>
              </w:rPr>
              <w:t xml:space="preserve"> </w:t>
            </w:r>
            <w:r>
              <w:rPr>
                <w:sz w:val="18"/>
                <w:szCs w:val="18"/>
              </w:rPr>
              <w:t>februari</w:t>
            </w:r>
            <w:r w:rsidR="00942ED7" w:rsidRPr="007B6129">
              <w:rPr>
                <w:sz w:val="18"/>
                <w:szCs w:val="18"/>
              </w:rPr>
              <w:t xml:space="preserve"> </w:t>
            </w:r>
            <w:r w:rsidR="00002710" w:rsidRPr="007B6129">
              <w:rPr>
                <w:sz w:val="18"/>
                <w:szCs w:val="18"/>
              </w:rPr>
              <w:t>202</w:t>
            </w:r>
            <w:r w:rsidR="002A54BA" w:rsidRPr="007B6129">
              <w:rPr>
                <w:sz w:val="18"/>
                <w:szCs w:val="18"/>
              </w:rPr>
              <w:t>5</w:t>
            </w:r>
          </w:p>
        </w:tc>
        <w:tc>
          <w:tcPr>
            <w:tcW w:w="5521" w:type="dxa"/>
          </w:tcPr>
          <w:p w14:paraId="68774FBD" w14:textId="7B03076E" w:rsidR="00942ED7" w:rsidRPr="007B6129" w:rsidRDefault="00C40644" w:rsidP="003464B4">
            <w:pPr>
              <w:rPr>
                <w:sz w:val="18"/>
                <w:szCs w:val="18"/>
              </w:rPr>
            </w:pPr>
            <w:r w:rsidRPr="007B6129">
              <w:rPr>
                <w:sz w:val="18"/>
                <w:szCs w:val="18"/>
              </w:rPr>
              <w:t>Gerlof de Haan en Jeroen de Ruig</w:t>
            </w:r>
          </w:p>
        </w:tc>
      </w:tr>
      <w:tr w:rsidR="00942ED7" w14:paraId="7DCF47D3" w14:textId="77777777" w:rsidTr="00002710">
        <w:tc>
          <w:tcPr>
            <w:tcW w:w="988" w:type="dxa"/>
          </w:tcPr>
          <w:p w14:paraId="25DB924A" w14:textId="3363A57F" w:rsidR="00942ED7" w:rsidRDefault="00192D6A" w:rsidP="003464B4">
            <w:r>
              <w:t xml:space="preserve"> </w:t>
            </w:r>
          </w:p>
        </w:tc>
        <w:tc>
          <w:tcPr>
            <w:tcW w:w="1984" w:type="dxa"/>
          </w:tcPr>
          <w:p w14:paraId="7387E30B" w14:textId="454A41FE" w:rsidR="00942ED7" w:rsidRDefault="00942ED7" w:rsidP="003464B4"/>
        </w:tc>
        <w:tc>
          <w:tcPr>
            <w:tcW w:w="5521" w:type="dxa"/>
          </w:tcPr>
          <w:p w14:paraId="3F1E05BF" w14:textId="742F9ABE" w:rsidR="00942ED7" w:rsidRDefault="00942ED7" w:rsidP="003464B4"/>
        </w:tc>
      </w:tr>
      <w:tr w:rsidR="00942ED7" w14:paraId="1A1F2607" w14:textId="77777777" w:rsidTr="00002710">
        <w:tc>
          <w:tcPr>
            <w:tcW w:w="988" w:type="dxa"/>
          </w:tcPr>
          <w:p w14:paraId="140368E2" w14:textId="723741EC" w:rsidR="00942ED7" w:rsidRDefault="00942ED7" w:rsidP="003464B4"/>
        </w:tc>
        <w:tc>
          <w:tcPr>
            <w:tcW w:w="1984" w:type="dxa"/>
          </w:tcPr>
          <w:p w14:paraId="61DB6A0F" w14:textId="030F04C9" w:rsidR="00942ED7" w:rsidRDefault="00942ED7" w:rsidP="003464B4"/>
        </w:tc>
        <w:tc>
          <w:tcPr>
            <w:tcW w:w="5521" w:type="dxa"/>
          </w:tcPr>
          <w:p w14:paraId="3980B7FD" w14:textId="61D35274" w:rsidR="00942ED7" w:rsidRDefault="00942ED7" w:rsidP="003464B4"/>
        </w:tc>
      </w:tr>
      <w:tr w:rsidR="00942ED7" w14:paraId="32C029AE" w14:textId="77777777" w:rsidTr="00002710">
        <w:tc>
          <w:tcPr>
            <w:tcW w:w="988" w:type="dxa"/>
          </w:tcPr>
          <w:p w14:paraId="3802881A" w14:textId="09453003" w:rsidR="00942ED7" w:rsidRDefault="00942ED7" w:rsidP="003464B4"/>
        </w:tc>
        <w:tc>
          <w:tcPr>
            <w:tcW w:w="1984" w:type="dxa"/>
          </w:tcPr>
          <w:p w14:paraId="542C11B4" w14:textId="1F408543" w:rsidR="00942ED7" w:rsidRDefault="00942ED7" w:rsidP="003464B4"/>
        </w:tc>
        <w:tc>
          <w:tcPr>
            <w:tcW w:w="5521" w:type="dxa"/>
          </w:tcPr>
          <w:p w14:paraId="39B01270" w14:textId="4CE8EFB3" w:rsidR="00942ED7" w:rsidRDefault="00942ED7" w:rsidP="003464B4"/>
        </w:tc>
      </w:tr>
    </w:tbl>
    <w:p w14:paraId="28A48CBA" w14:textId="77777777" w:rsidR="002356D3" w:rsidRDefault="002356D3" w:rsidP="003464B4"/>
    <w:p w14:paraId="26174C3B" w14:textId="32DE0DE6" w:rsidR="00C40644" w:rsidRDefault="00C40644" w:rsidP="003464B4">
      <w:r>
        <w:t>Distributie</w:t>
      </w:r>
    </w:p>
    <w:p w14:paraId="58B8C73C" w14:textId="77777777" w:rsidR="00C40644" w:rsidRDefault="00C40644" w:rsidP="003464B4"/>
    <w:p w14:paraId="0373BF82" w14:textId="77777777" w:rsidR="00C40644" w:rsidRDefault="00C40644" w:rsidP="003464B4"/>
    <w:tbl>
      <w:tblPr>
        <w:tblStyle w:val="Tabelraster"/>
        <w:tblW w:w="0" w:type="auto"/>
        <w:tblLook w:val="04A0" w:firstRow="1" w:lastRow="0" w:firstColumn="1" w:lastColumn="0" w:noHBand="0" w:noVBand="1"/>
      </w:tblPr>
      <w:tblGrid>
        <w:gridCol w:w="988"/>
        <w:gridCol w:w="1984"/>
        <w:gridCol w:w="5521"/>
      </w:tblGrid>
      <w:tr w:rsidR="00C40644" w:rsidRPr="007B6129" w14:paraId="49343DD0" w14:textId="77777777">
        <w:tc>
          <w:tcPr>
            <w:tcW w:w="988" w:type="dxa"/>
          </w:tcPr>
          <w:p w14:paraId="0A868977" w14:textId="77777777" w:rsidR="00C40644" w:rsidRPr="007B6129" w:rsidRDefault="00C40644" w:rsidP="003464B4">
            <w:pPr>
              <w:rPr>
                <w:sz w:val="18"/>
                <w:szCs w:val="18"/>
              </w:rPr>
            </w:pPr>
            <w:r w:rsidRPr="007B6129">
              <w:rPr>
                <w:sz w:val="18"/>
                <w:szCs w:val="18"/>
              </w:rPr>
              <w:t>0.1</w:t>
            </w:r>
          </w:p>
        </w:tc>
        <w:tc>
          <w:tcPr>
            <w:tcW w:w="1984" w:type="dxa"/>
          </w:tcPr>
          <w:p w14:paraId="66544649" w14:textId="3552CD2D" w:rsidR="00C40644" w:rsidRPr="007B6129" w:rsidRDefault="009374EC" w:rsidP="003464B4">
            <w:pPr>
              <w:rPr>
                <w:sz w:val="18"/>
                <w:szCs w:val="18"/>
              </w:rPr>
            </w:pPr>
            <w:r>
              <w:rPr>
                <w:sz w:val="18"/>
                <w:szCs w:val="18"/>
              </w:rPr>
              <w:t>7</w:t>
            </w:r>
            <w:r w:rsidR="00C40644" w:rsidRPr="007B6129">
              <w:rPr>
                <w:sz w:val="18"/>
                <w:szCs w:val="18"/>
              </w:rPr>
              <w:t xml:space="preserve"> </w:t>
            </w:r>
            <w:r>
              <w:rPr>
                <w:sz w:val="18"/>
                <w:szCs w:val="18"/>
              </w:rPr>
              <w:t>februari</w:t>
            </w:r>
            <w:r w:rsidR="00C40644" w:rsidRPr="007B6129">
              <w:rPr>
                <w:sz w:val="18"/>
                <w:szCs w:val="18"/>
              </w:rPr>
              <w:t xml:space="preserve"> 2025</w:t>
            </w:r>
          </w:p>
        </w:tc>
        <w:tc>
          <w:tcPr>
            <w:tcW w:w="5521" w:type="dxa"/>
          </w:tcPr>
          <w:p w14:paraId="4A19573B" w14:textId="77777777" w:rsidR="00C40644" w:rsidRPr="007B6129" w:rsidRDefault="00C40644" w:rsidP="003464B4">
            <w:pPr>
              <w:rPr>
                <w:sz w:val="18"/>
                <w:szCs w:val="18"/>
              </w:rPr>
            </w:pPr>
            <w:r w:rsidRPr="007B6129">
              <w:rPr>
                <w:sz w:val="18"/>
                <w:szCs w:val="18"/>
              </w:rPr>
              <w:t>Aangeboden aan stakeholders en ondertekenaars</w:t>
            </w:r>
          </w:p>
        </w:tc>
      </w:tr>
      <w:tr w:rsidR="00C40644" w14:paraId="2B345FA2" w14:textId="77777777">
        <w:tc>
          <w:tcPr>
            <w:tcW w:w="988" w:type="dxa"/>
          </w:tcPr>
          <w:p w14:paraId="7434240F" w14:textId="77777777" w:rsidR="00C40644" w:rsidRDefault="00C40644" w:rsidP="003464B4">
            <w:r>
              <w:t xml:space="preserve"> </w:t>
            </w:r>
          </w:p>
        </w:tc>
        <w:tc>
          <w:tcPr>
            <w:tcW w:w="1984" w:type="dxa"/>
          </w:tcPr>
          <w:p w14:paraId="0F5848F1" w14:textId="77777777" w:rsidR="00C40644" w:rsidRDefault="00C40644" w:rsidP="003464B4"/>
        </w:tc>
        <w:tc>
          <w:tcPr>
            <w:tcW w:w="5521" w:type="dxa"/>
          </w:tcPr>
          <w:p w14:paraId="48F2F1D5" w14:textId="77777777" w:rsidR="00C40644" w:rsidRDefault="00C40644" w:rsidP="003464B4"/>
        </w:tc>
      </w:tr>
      <w:tr w:rsidR="00C40644" w14:paraId="38968D8B" w14:textId="77777777">
        <w:tc>
          <w:tcPr>
            <w:tcW w:w="988" w:type="dxa"/>
          </w:tcPr>
          <w:p w14:paraId="134588DF" w14:textId="77777777" w:rsidR="00C40644" w:rsidRDefault="00C40644" w:rsidP="003464B4"/>
        </w:tc>
        <w:tc>
          <w:tcPr>
            <w:tcW w:w="1984" w:type="dxa"/>
          </w:tcPr>
          <w:p w14:paraId="6DA07D45" w14:textId="77777777" w:rsidR="00C40644" w:rsidRDefault="00C40644" w:rsidP="003464B4"/>
        </w:tc>
        <w:tc>
          <w:tcPr>
            <w:tcW w:w="5521" w:type="dxa"/>
          </w:tcPr>
          <w:p w14:paraId="40F2AAFD" w14:textId="77777777" w:rsidR="00C40644" w:rsidRDefault="00C40644" w:rsidP="003464B4"/>
        </w:tc>
      </w:tr>
      <w:tr w:rsidR="00C40644" w14:paraId="2C5F55D4" w14:textId="77777777">
        <w:tc>
          <w:tcPr>
            <w:tcW w:w="988" w:type="dxa"/>
          </w:tcPr>
          <w:p w14:paraId="02C0DAFA" w14:textId="77777777" w:rsidR="00C40644" w:rsidRDefault="00C40644" w:rsidP="003464B4"/>
        </w:tc>
        <w:tc>
          <w:tcPr>
            <w:tcW w:w="1984" w:type="dxa"/>
          </w:tcPr>
          <w:p w14:paraId="3B9D5541" w14:textId="77777777" w:rsidR="00C40644" w:rsidRDefault="00C40644" w:rsidP="003464B4"/>
        </w:tc>
        <w:tc>
          <w:tcPr>
            <w:tcW w:w="5521" w:type="dxa"/>
          </w:tcPr>
          <w:p w14:paraId="1DDC6D71" w14:textId="77777777" w:rsidR="00C40644" w:rsidRDefault="00C40644" w:rsidP="003464B4"/>
        </w:tc>
      </w:tr>
    </w:tbl>
    <w:p w14:paraId="13FD9CC4" w14:textId="77777777" w:rsidR="00C40644" w:rsidRDefault="00C40644" w:rsidP="003464B4"/>
    <w:p w14:paraId="7438E690" w14:textId="77777777" w:rsidR="00C40644" w:rsidRDefault="00C40644" w:rsidP="003464B4"/>
    <w:p w14:paraId="74681C2E" w14:textId="74ACCBBA" w:rsidR="00C40644" w:rsidRDefault="00C40644" w:rsidP="003464B4">
      <w:r>
        <w:t>Goedkeuring</w:t>
      </w:r>
    </w:p>
    <w:p w14:paraId="43E2CE18" w14:textId="77777777" w:rsidR="00C40644" w:rsidRDefault="00C40644" w:rsidP="003464B4"/>
    <w:tbl>
      <w:tblPr>
        <w:tblStyle w:val="Tabelraster"/>
        <w:tblW w:w="0" w:type="auto"/>
        <w:tblLook w:val="04A0" w:firstRow="1" w:lastRow="0" w:firstColumn="1" w:lastColumn="0" w:noHBand="0" w:noVBand="1"/>
      </w:tblPr>
      <w:tblGrid>
        <w:gridCol w:w="988"/>
        <w:gridCol w:w="1984"/>
        <w:gridCol w:w="5521"/>
      </w:tblGrid>
      <w:tr w:rsidR="00C40644" w:rsidRPr="007B6129" w14:paraId="6439DD0C" w14:textId="77777777">
        <w:tc>
          <w:tcPr>
            <w:tcW w:w="988" w:type="dxa"/>
          </w:tcPr>
          <w:p w14:paraId="3E94676D" w14:textId="77777777" w:rsidR="00C40644" w:rsidRPr="007B6129" w:rsidRDefault="00C40644" w:rsidP="003464B4">
            <w:pPr>
              <w:rPr>
                <w:sz w:val="18"/>
                <w:szCs w:val="18"/>
              </w:rPr>
            </w:pPr>
            <w:r w:rsidRPr="007B6129">
              <w:rPr>
                <w:sz w:val="18"/>
                <w:szCs w:val="18"/>
              </w:rPr>
              <w:t>0.1</w:t>
            </w:r>
          </w:p>
        </w:tc>
        <w:tc>
          <w:tcPr>
            <w:tcW w:w="1984" w:type="dxa"/>
          </w:tcPr>
          <w:p w14:paraId="5E509FC1" w14:textId="5E9A2994" w:rsidR="00C40644" w:rsidRPr="007B6129" w:rsidRDefault="00C40644" w:rsidP="003464B4">
            <w:pPr>
              <w:rPr>
                <w:sz w:val="18"/>
                <w:szCs w:val="18"/>
              </w:rPr>
            </w:pPr>
            <w:r w:rsidRPr="007B6129">
              <w:rPr>
                <w:sz w:val="18"/>
                <w:szCs w:val="18"/>
              </w:rPr>
              <w:t>2025</w:t>
            </w:r>
          </w:p>
        </w:tc>
        <w:tc>
          <w:tcPr>
            <w:tcW w:w="5521" w:type="dxa"/>
          </w:tcPr>
          <w:p w14:paraId="560DA32D" w14:textId="3B805E21" w:rsidR="00C40644" w:rsidRPr="007B6129" w:rsidRDefault="00C40644" w:rsidP="003464B4">
            <w:pPr>
              <w:rPr>
                <w:sz w:val="18"/>
                <w:szCs w:val="18"/>
              </w:rPr>
            </w:pPr>
          </w:p>
        </w:tc>
      </w:tr>
      <w:tr w:rsidR="00C40644" w14:paraId="7E1E6839" w14:textId="77777777">
        <w:tc>
          <w:tcPr>
            <w:tcW w:w="988" w:type="dxa"/>
          </w:tcPr>
          <w:p w14:paraId="1AE1FE30" w14:textId="77777777" w:rsidR="00C40644" w:rsidRDefault="00C40644" w:rsidP="003464B4">
            <w:r>
              <w:t xml:space="preserve"> </w:t>
            </w:r>
          </w:p>
        </w:tc>
        <w:tc>
          <w:tcPr>
            <w:tcW w:w="1984" w:type="dxa"/>
          </w:tcPr>
          <w:p w14:paraId="6AE12F55" w14:textId="77777777" w:rsidR="00C40644" w:rsidRDefault="00C40644" w:rsidP="003464B4"/>
        </w:tc>
        <w:tc>
          <w:tcPr>
            <w:tcW w:w="5521" w:type="dxa"/>
          </w:tcPr>
          <w:p w14:paraId="5BE1BD0C" w14:textId="77777777" w:rsidR="00C40644" w:rsidRDefault="00C40644" w:rsidP="003464B4"/>
        </w:tc>
      </w:tr>
      <w:tr w:rsidR="00C40644" w14:paraId="36AC5973" w14:textId="77777777">
        <w:tc>
          <w:tcPr>
            <w:tcW w:w="988" w:type="dxa"/>
          </w:tcPr>
          <w:p w14:paraId="6F913E00" w14:textId="77777777" w:rsidR="00C40644" w:rsidRDefault="00C40644" w:rsidP="003464B4"/>
        </w:tc>
        <w:tc>
          <w:tcPr>
            <w:tcW w:w="1984" w:type="dxa"/>
          </w:tcPr>
          <w:p w14:paraId="32048A66" w14:textId="77777777" w:rsidR="00C40644" w:rsidRDefault="00C40644" w:rsidP="003464B4"/>
        </w:tc>
        <w:tc>
          <w:tcPr>
            <w:tcW w:w="5521" w:type="dxa"/>
          </w:tcPr>
          <w:p w14:paraId="733E4364" w14:textId="77777777" w:rsidR="00C40644" w:rsidRDefault="00C40644" w:rsidP="003464B4"/>
        </w:tc>
      </w:tr>
      <w:tr w:rsidR="00C40644" w14:paraId="1FDB4F5D" w14:textId="77777777">
        <w:tc>
          <w:tcPr>
            <w:tcW w:w="988" w:type="dxa"/>
          </w:tcPr>
          <w:p w14:paraId="0CF07004" w14:textId="77777777" w:rsidR="00C40644" w:rsidRDefault="00C40644" w:rsidP="003464B4"/>
        </w:tc>
        <w:tc>
          <w:tcPr>
            <w:tcW w:w="1984" w:type="dxa"/>
          </w:tcPr>
          <w:p w14:paraId="7F05F7C1" w14:textId="77777777" w:rsidR="00C40644" w:rsidRDefault="00C40644" w:rsidP="003464B4"/>
        </w:tc>
        <w:tc>
          <w:tcPr>
            <w:tcW w:w="5521" w:type="dxa"/>
          </w:tcPr>
          <w:p w14:paraId="22FEB10F" w14:textId="77777777" w:rsidR="00C40644" w:rsidRDefault="00C40644" w:rsidP="003464B4"/>
        </w:tc>
      </w:tr>
    </w:tbl>
    <w:p w14:paraId="52486696" w14:textId="77777777" w:rsidR="00C40644" w:rsidRDefault="00C40644" w:rsidP="003464B4"/>
    <w:p w14:paraId="5452CFB3" w14:textId="55B4DF31" w:rsidR="002356D3" w:rsidRPr="007311CC" w:rsidRDefault="00AF7B6F" w:rsidP="003464B4">
      <w:pPr>
        <w:pStyle w:val="Lijstalinea"/>
        <w:rPr>
          <w:szCs w:val="18"/>
        </w:rPr>
      </w:pPr>
      <w:r w:rsidRPr="007311CC">
        <w:br w:type="page"/>
      </w:r>
    </w:p>
    <w:p w14:paraId="32F83D1C" w14:textId="5C0E4974" w:rsidR="002A526F" w:rsidRPr="00E04866" w:rsidRDefault="000A2664" w:rsidP="003464B4">
      <w:pPr>
        <w:pStyle w:val="Kop1"/>
        <w:numPr>
          <w:ilvl w:val="0"/>
          <w:numId w:val="3"/>
        </w:numPr>
      </w:pPr>
      <w:bookmarkStart w:id="2" w:name="_Toc190031314"/>
      <w:r>
        <w:lastRenderedPageBreak/>
        <w:t>Achtergrond en doel</w:t>
      </w:r>
      <w:bookmarkEnd w:id="2"/>
      <w:r w:rsidR="00823FD0" w:rsidRPr="00E04866">
        <w:t xml:space="preserve"> </w:t>
      </w:r>
    </w:p>
    <w:p w14:paraId="2E7F6C90" w14:textId="03C4E22B" w:rsidR="00D31C84" w:rsidRDefault="00341FCB" w:rsidP="003464B4">
      <w:pPr>
        <w:pStyle w:val="Kop2"/>
        <w:numPr>
          <w:ilvl w:val="1"/>
          <w:numId w:val="3"/>
        </w:numPr>
      </w:pPr>
      <w:bookmarkStart w:id="3" w:name="_Toc190031315"/>
      <w:r>
        <w:t>Opdracht</w:t>
      </w:r>
      <w:bookmarkEnd w:id="3"/>
    </w:p>
    <w:p w14:paraId="326D1F41" w14:textId="1A19895D" w:rsidR="00A14FA6" w:rsidRDefault="0058309F" w:rsidP="003464B4">
      <w:r>
        <w:t xml:space="preserve">Hieronder de opdrachtomschrijving zoals wij die hebben ontvangen vanuit het </w:t>
      </w:r>
      <w:r w:rsidR="0053238D">
        <w:t xml:space="preserve">programma </w:t>
      </w:r>
      <w:proofErr w:type="spellStart"/>
      <w:r w:rsidR="0053238D">
        <w:t>Digigo</w:t>
      </w:r>
      <w:proofErr w:type="spellEnd"/>
      <w:r w:rsidR="0053238D">
        <w:t xml:space="preserve">. </w:t>
      </w:r>
    </w:p>
    <w:p w14:paraId="7886DDBE" w14:textId="77777777" w:rsidR="00A14FA6" w:rsidRDefault="00A14FA6" w:rsidP="003464B4"/>
    <w:p w14:paraId="62BC93D1" w14:textId="297459F5" w:rsidR="00A14FA6" w:rsidRDefault="00A14FA6" w:rsidP="003464B4">
      <w:r w:rsidRPr="00A14FA6">
        <w:rPr>
          <w:noProof/>
        </w:rPr>
        <w:drawing>
          <wp:inline distT="0" distB="0" distL="0" distR="0" wp14:anchorId="6FABC386" wp14:editId="14771379">
            <wp:extent cx="5399405" cy="3035935"/>
            <wp:effectExtent l="0" t="0" r="0" b="0"/>
            <wp:docPr id="1559128346"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8346" name="Afbeelding 1" descr="Afbeelding met tekst, schermopname, Lettertype, nummer&#10;&#10;Automatisch gegenereerde beschrijving"/>
                    <pic:cNvPicPr/>
                  </pic:nvPicPr>
                  <pic:blipFill>
                    <a:blip r:embed="rId18"/>
                    <a:stretch>
                      <a:fillRect/>
                    </a:stretch>
                  </pic:blipFill>
                  <pic:spPr>
                    <a:xfrm>
                      <a:off x="0" y="0"/>
                      <a:ext cx="5399405" cy="3035935"/>
                    </a:xfrm>
                    <a:prstGeom prst="rect">
                      <a:avLst/>
                    </a:prstGeom>
                  </pic:spPr>
                </pic:pic>
              </a:graphicData>
            </a:graphic>
          </wp:inline>
        </w:drawing>
      </w:r>
    </w:p>
    <w:p w14:paraId="011F9BBB" w14:textId="676B200A" w:rsidR="00A14FA6" w:rsidRDefault="002E4CBA" w:rsidP="003464B4">
      <w:r>
        <w:t xml:space="preserve">Dit Project Initiatie Document (PID) heeft alleen betrekking op </w:t>
      </w:r>
      <w:r w:rsidR="002C7A3D">
        <w:t>de eerste 12 maanden van het project</w:t>
      </w:r>
      <w:r>
        <w:t xml:space="preserve">. We hebben op dit moment te weinig informatie </w:t>
      </w:r>
      <w:r w:rsidR="003F1857">
        <w:t xml:space="preserve">om ook deliverables en bijbehorende inspanning en kosten </w:t>
      </w:r>
      <w:r w:rsidR="009230D7">
        <w:t>in te schatten voor de jaren 2026 en 2027. Een belangrijke deliverable voor dit jaar is een PID voor de jaren 2026 en 2027</w:t>
      </w:r>
      <w:r w:rsidR="0081373A">
        <w:t xml:space="preserve">. </w:t>
      </w:r>
      <w:r>
        <w:t xml:space="preserve"> </w:t>
      </w:r>
    </w:p>
    <w:p w14:paraId="5057B742" w14:textId="77777777" w:rsidR="00D65057" w:rsidRPr="00A31B40" w:rsidRDefault="00D65057" w:rsidP="003464B4"/>
    <w:p w14:paraId="1945CC4E" w14:textId="3F98D874" w:rsidR="0058309F" w:rsidRDefault="0058309F" w:rsidP="003464B4">
      <w:pPr>
        <w:pStyle w:val="Kop2"/>
        <w:numPr>
          <w:ilvl w:val="1"/>
          <w:numId w:val="3"/>
        </w:numPr>
      </w:pPr>
      <w:bookmarkStart w:id="4" w:name="_Toc190031316"/>
      <w:r>
        <w:t>Aanleiding en ambitie</w:t>
      </w:r>
      <w:bookmarkEnd w:id="4"/>
    </w:p>
    <w:p w14:paraId="1057F45A" w14:textId="46D68CD0" w:rsidR="0058309F" w:rsidRDefault="00914C08" w:rsidP="003464B4">
      <w:r w:rsidRPr="003464B4">
        <w:t xml:space="preserve">De aanleiding voor Beleidsmaatregel </w:t>
      </w:r>
      <w:r w:rsidR="009C788C" w:rsidRPr="003464B4">
        <w:t xml:space="preserve">13 is het </w:t>
      </w:r>
      <w:proofErr w:type="spellStart"/>
      <w:r w:rsidR="006A2D14" w:rsidRPr="003464B4">
        <w:t>Fakton</w:t>
      </w:r>
      <w:proofErr w:type="spellEnd"/>
      <w:r w:rsidR="006A2D14" w:rsidRPr="003464B4">
        <w:t xml:space="preserve"> </w:t>
      </w:r>
      <w:r w:rsidR="002865C7" w:rsidRPr="003464B4">
        <w:t xml:space="preserve">onderzoek </w:t>
      </w:r>
      <w:r w:rsidR="009D31D9" w:rsidRPr="003464B4">
        <w:t xml:space="preserve">uitgevoerd in 2023. </w:t>
      </w:r>
      <w:proofErr w:type="spellStart"/>
      <w:r w:rsidR="0081373A" w:rsidRPr="003464B4">
        <w:t>Fakton</w:t>
      </w:r>
      <w:proofErr w:type="spellEnd"/>
      <w:r w:rsidR="0081373A" w:rsidRPr="003464B4">
        <w:t xml:space="preserve"> heeft onderzocht of het mogelijk is om </w:t>
      </w:r>
      <w:r w:rsidR="00497864" w:rsidRPr="003464B4">
        <w:t xml:space="preserve">het hele proces van grondontwikkeling tot realisatie van woningbouw te verkorten </w:t>
      </w:r>
      <w:r w:rsidR="00CF79FD">
        <w:t>in</w:t>
      </w:r>
      <w:r w:rsidR="00497864" w:rsidRPr="003464B4">
        <w:t xml:space="preserve"> doorlooptijd. </w:t>
      </w:r>
      <w:r w:rsidR="00AC5F5C" w:rsidRPr="003464B4">
        <w:t xml:space="preserve">Onderzocht is of het mogelijk is om </w:t>
      </w:r>
      <w:r w:rsidR="009D31D9" w:rsidRPr="003464B4">
        <w:t>stappen</w:t>
      </w:r>
      <w:r w:rsidR="00AC5F5C" w:rsidRPr="003464B4">
        <w:t xml:space="preserve"> in het proces in te korten of parallel te laten verlopen. </w:t>
      </w:r>
      <w:proofErr w:type="spellStart"/>
      <w:r w:rsidR="00AB7D3E">
        <w:t>Fakton</w:t>
      </w:r>
      <w:proofErr w:type="spellEnd"/>
      <w:r w:rsidR="00544A2B" w:rsidRPr="003464B4">
        <w:t xml:space="preserve"> concludeerde dat het mogelijk moet zijn om</w:t>
      </w:r>
      <w:r w:rsidR="006E4D8C" w:rsidRPr="003464B4">
        <w:t xml:space="preserve"> de doorlooptijd van</w:t>
      </w:r>
      <w:r w:rsidR="00544A2B" w:rsidRPr="003464B4">
        <w:t xml:space="preserve"> het proces </w:t>
      </w:r>
      <w:r w:rsidR="006E4D8C" w:rsidRPr="003464B4">
        <w:t xml:space="preserve">drastisch te verkorten. Een processtap in </w:t>
      </w:r>
      <w:r w:rsidR="00AB7D3E">
        <w:t>dit</w:t>
      </w:r>
      <w:r w:rsidR="006E4D8C" w:rsidRPr="003464B4">
        <w:t xml:space="preserve"> geheel is </w:t>
      </w:r>
      <w:r w:rsidR="001D4611" w:rsidRPr="003464B4">
        <w:t xml:space="preserve">het </w:t>
      </w:r>
      <w:r w:rsidR="006E4D8C" w:rsidRPr="003464B4">
        <w:t>vergunning</w:t>
      </w:r>
      <w:r w:rsidR="001D4611" w:rsidRPr="003464B4">
        <w:t>s</w:t>
      </w:r>
      <w:r w:rsidR="006E4D8C" w:rsidRPr="003464B4">
        <w:t>verlening</w:t>
      </w:r>
      <w:r w:rsidR="001D4611" w:rsidRPr="003464B4">
        <w:t xml:space="preserve">sproces van aanvraag tot verlening </w:t>
      </w:r>
      <w:r w:rsidR="00AB7D3E">
        <w:t xml:space="preserve">van de vergunning </w:t>
      </w:r>
      <w:r w:rsidR="001D4611" w:rsidRPr="003464B4">
        <w:t xml:space="preserve">door de gemeente. </w:t>
      </w:r>
      <w:r w:rsidR="00641D8F" w:rsidRPr="003464B4">
        <w:t xml:space="preserve"> </w:t>
      </w:r>
    </w:p>
    <w:p w14:paraId="4102E6D4" w14:textId="77777777" w:rsidR="003464B4" w:rsidRPr="003464B4" w:rsidRDefault="003464B4" w:rsidP="003464B4"/>
    <w:p w14:paraId="08808819" w14:textId="5EC89FAE" w:rsidR="00A5481E" w:rsidRDefault="00A5481E" w:rsidP="003464B4">
      <w:commentRangeStart w:id="5"/>
      <w:r w:rsidRPr="00A5481E">
        <w:t>Het vergunningsverleningsproces is met de in</w:t>
      </w:r>
      <w:r w:rsidR="00C30E3A">
        <w:t xml:space="preserve">werking </w:t>
      </w:r>
      <w:proofErr w:type="spellStart"/>
      <w:r w:rsidRPr="00A5481E">
        <w:t>tred</w:t>
      </w:r>
      <w:r w:rsidR="00C30E3A">
        <w:t>ing</w:t>
      </w:r>
      <w:proofErr w:type="spellEnd"/>
      <w:r w:rsidRPr="00A5481E">
        <w:t xml:space="preserve"> van de omgevingswet teruggebracht van een half jaar naar </w:t>
      </w:r>
      <w:r w:rsidR="00591F95">
        <w:t>8 tot 12 weken</w:t>
      </w:r>
      <w:commentRangeEnd w:id="5"/>
      <w:r w:rsidR="007A3730">
        <w:rPr>
          <w:rStyle w:val="Verwijzingopmerking"/>
        </w:rPr>
        <w:commentReference w:id="5"/>
      </w:r>
      <w:r w:rsidR="00591F95">
        <w:t>. Door het vergunningsverleningsproces ve</w:t>
      </w:r>
      <w:r w:rsidR="0040706B">
        <w:t>r</w:t>
      </w:r>
      <w:r w:rsidR="00591F95">
        <w:t xml:space="preserve">der digitaal te ondersteunen is de verwachting dat ook het vergunningsverleningsproces </w:t>
      </w:r>
      <w:r w:rsidR="00D91062">
        <w:t xml:space="preserve">verder </w:t>
      </w:r>
      <w:r w:rsidR="00591F95">
        <w:t xml:space="preserve">kan worden ingekort. </w:t>
      </w:r>
      <w:commentRangeStart w:id="6"/>
      <w:r w:rsidR="00D91062">
        <w:t xml:space="preserve">De eerlijkheid gebied te </w:t>
      </w:r>
      <w:r w:rsidR="00927FA5">
        <w:t xml:space="preserve">zeggen dat winst op 8 tot 12 weken </w:t>
      </w:r>
      <w:r w:rsidR="008A5190">
        <w:t xml:space="preserve">op een geheel ontwikkel en realisatie proces van </w:t>
      </w:r>
      <w:r w:rsidR="00D9132F">
        <w:t xml:space="preserve">een woningbouw project </w:t>
      </w:r>
      <w:r w:rsidR="00A34552">
        <w:t>beperkt</w:t>
      </w:r>
      <w:r w:rsidR="0099007E">
        <w:t xml:space="preserve"> is</w:t>
      </w:r>
      <w:commentRangeEnd w:id="6"/>
      <w:r w:rsidR="005C0238">
        <w:rPr>
          <w:rStyle w:val="Verwijzingopmerking"/>
        </w:rPr>
        <w:commentReference w:id="6"/>
      </w:r>
      <w:r w:rsidR="0099007E">
        <w:t xml:space="preserve">. </w:t>
      </w:r>
      <w:r w:rsidR="00460414">
        <w:t>Echter d</w:t>
      </w:r>
      <w:r w:rsidR="00CB436C">
        <w:t xml:space="preserve">eze 8 a 12 weken gaan pas in als alle benodigde informatie goed is ontvangen. </w:t>
      </w:r>
      <w:r w:rsidR="005A6B8E">
        <w:t xml:space="preserve">In de verkenning die wij hebben gedaan </w:t>
      </w:r>
      <w:r w:rsidR="00CB436C">
        <w:t xml:space="preserve">is </w:t>
      </w:r>
      <w:r w:rsidR="005A6B8E">
        <w:t>ons verteld</w:t>
      </w:r>
      <w:r w:rsidR="00CB436C">
        <w:t xml:space="preserve"> dat meer dan 90% van de aanvragen niet voldoen aan de indieningsvereisten </w:t>
      </w:r>
      <w:r w:rsidR="00AB0C90">
        <w:t xml:space="preserve">en </w:t>
      </w:r>
      <w:r w:rsidR="00144B12">
        <w:t>worden teruggestuurd</w:t>
      </w:r>
      <w:r w:rsidR="00FF14C0">
        <w:t xml:space="preserve">, moeten worden verrijkt en </w:t>
      </w:r>
      <w:r w:rsidR="00AB0C90">
        <w:t xml:space="preserve">opnieuw worden aangeboden. Door gelijk de juiste informatie aan te leveren, zal </w:t>
      </w:r>
      <w:r w:rsidR="00720A56">
        <w:t xml:space="preserve">het vergunningsverleningsproces in zijn totaliteit worden versneld en leiden tot minder frustratie en onbegrip. </w:t>
      </w:r>
    </w:p>
    <w:p w14:paraId="33F6BB13" w14:textId="77777777" w:rsidR="00E168EC" w:rsidRDefault="00E168EC" w:rsidP="003464B4"/>
    <w:p w14:paraId="2CA11E37" w14:textId="0BF8A538" w:rsidR="00187CDD" w:rsidRDefault="00632272" w:rsidP="003464B4">
      <w:r>
        <w:t>E</w:t>
      </w:r>
      <w:r w:rsidR="00EF5E3F">
        <w:t>é</w:t>
      </w:r>
      <w:r>
        <w:t xml:space="preserve">n van de </w:t>
      </w:r>
      <w:proofErr w:type="spellStart"/>
      <w:r w:rsidR="00630750">
        <w:t>enablers</w:t>
      </w:r>
      <w:proofErr w:type="spellEnd"/>
      <w:r>
        <w:t xml:space="preserve"> is het gebruik van </w:t>
      </w:r>
      <w:r w:rsidR="00E168EC">
        <w:t>BIM modellen in het vergunningsverleningsproces</w:t>
      </w:r>
      <w:r w:rsidR="00A219E5">
        <w:t xml:space="preserve">. </w:t>
      </w:r>
      <w:commentRangeStart w:id="7"/>
      <w:commentRangeStart w:id="8"/>
      <w:r w:rsidR="009E0009">
        <w:t>Ve</w:t>
      </w:r>
      <w:r w:rsidR="00C14616">
        <w:t>e</w:t>
      </w:r>
      <w:r w:rsidR="009E0009">
        <w:t>l</w:t>
      </w:r>
      <w:commentRangeEnd w:id="7"/>
      <w:r w:rsidR="00E70240">
        <w:rPr>
          <w:rStyle w:val="Verwijzingopmerking"/>
        </w:rPr>
        <w:commentReference w:id="7"/>
      </w:r>
      <w:commentRangeEnd w:id="8"/>
      <w:r w:rsidR="007C5FA5">
        <w:rPr>
          <w:rStyle w:val="Verwijzingopmerking"/>
        </w:rPr>
        <w:commentReference w:id="8"/>
      </w:r>
      <w:r w:rsidR="009E0009">
        <w:t xml:space="preserve"> projectontwikkelaars en aannemers</w:t>
      </w:r>
      <w:r w:rsidR="00C14616">
        <w:t xml:space="preserve"> modelleren de woningen middels BIM. </w:t>
      </w:r>
      <w:r w:rsidR="002B4E7A">
        <w:t xml:space="preserve">Dit BIM model </w:t>
      </w:r>
      <w:r w:rsidR="00E04DEB">
        <w:t>bevat</w:t>
      </w:r>
      <w:r w:rsidR="002B4E7A">
        <w:t xml:space="preserve"> allerlei relevante informatie die nodig is voor de verlening van een </w:t>
      </w:r>
      <w:r w:rsidR="002D6727">
        <w:t>omgevingsvergunning</w:t>
      </w:r>
      <w:r w:rsidR="00FE1227">
        <w:t xml:space="preserve"> en bouwvergunning</w:t>
      </w:r>
      <w:r w:rsidR="00C035DC">
        <w:t>,</w:t>
      </w:r>
      <w:r w:rsidR="00BE76DF">
        <w:t xml:space="preserve"> en</w:t>
      </w:r>
      <w:r w:rsidR="00C035DC">
        <w:t xml:space="preserve"> ook gebruikt kan worden voor de verdere verrijking van de basisregistraties</w:t>
      </w:r>
      <w:r w:rsidR="00E04DEB">
        <w:t xml:space="preserve"> en</w:t>
      </w:r>
      <w:r w:rsidR="002E4404">
        <w:t xml:space="preserve"> de uitvoering van</w:t>
      </w:r>
      <w:r w:rsidR="00E04DEB">
        <w:t xml:space="preserve"> toezicht en handhaving</w:t>
      </w:r>
      <w:r w:rsidR="008101AB">
        <w:t xml:space="preserve"> vanuit de gemeente</w:t>
      </w:r>
      <w:r w:rsidR="00E04DEB">
        <w:t>.</w:t>
      </w:r>
      <w:r w:rsidR="005D128C">
        <w:t xml:space="preserve"> </w:t>
      </w:r>
      <w:r w:rsidR="00BE76DF">
        <w:t>Het</w:t>
      </w:r>
      <w:r w:rsidR="005D128C">
        <w:t xml:space="preserve"> BIM model </w:t>
      </w:r>
      <w:r w:rsidR="00CF723E">
        <w:t>kan</w:t>
      </w:r>
      <w:r w:rsidR="00BE76DF">
        <w:t xml:space="preserve"> ook </w:t>
      </w:r>
      <w:r w:rsidR="00CF723E">
        <w:t>e</w:t>
      </w:r>
      <w:r w:rsidR="00197B0A">
        <w:t>en</w:t>
      </w:r>
      <w:r w:rsidR="00CF723E">
        <w:t xml:space="preserve"> bijdrage leveren aan het creëren van een</w:t>
      </w:r>
      <w:r w:rsidR="005D128C">
        <w:t xml:space="preserve"> digital </w:t>
      </w:r>
      <w:proofErr w:type="spellStart"/>
      <w:r w:rsidR="005D128C">
        <w:t>twin</w:t>
      </w:r>
      <w:proofErr w:type="spellEnd"/>
      <w:r w:rsidR="005D128C">
        <w:t>.</w:t>
      </w:r>
    </w:p>
    <w:p w14:paraId="72A415EF" w14:textId="77777777" w:rsidR="00187CDD" w:rsidRDefault="00187CDD" w:rsidP="003464B4"/>
    <w:p w14:paraId="6C561298" w14:textId="0DC83FE2" w:rsidR="00FE4616" w:rsidRDefault="00187CDD" w:rsidP="003464B4">
      <w:r>
        <w:lastRenderedPageBreak/>
        <w:t xml:space="preserve">De </w:t>
      </w:r>
      <w:r w:rsidR="00BE7151">
        <w:t>partijen, waaronder gemeenten, die betrokken zijn bij</w:t>
      </w:r>
      <w:r w:rsidR="00671058">
        <w:t xml:space="preserve"> de</w:t>
      </w:r>
      <w:r w:rsidR="00BE7151">
        <w:t xml:space="preserve"> ontwikkeling en realisatie van woningbouwprojecten, maar ook andere infrastructurele projecten</w:t>
      </w:r>
      <w:r w:rsidR="00557481">
        <w:t>,</w:t>
      </w:r>
      <w:r w:rsidR="00BE7151">
        <w:t xml:space="preserve"> zijn overtuigd van het nut en de meerwaarde van de toepassing </w:t>
      </w:r>
      <w:r w:rsidR="00311EFB">
        <w:t xml:space="preserve">en het gebruik </w:t>
      </w:r>
      <w:r w:rsidR="00BE7151">
        <w:t>van BIM modellen.</w:t>
      </w:r>
      <w:r w:rsidR="00C42B56">
        <w:t xml:space="preserve"> </w:t>
      </w:r>
      <w:r w:rsidR="009B16B3">
        <w:t xml:space="preserve">De toepassing van BIM modellen maakt het mogelijk om gefaseerd over te gaan van 2D naar 3D. </w:t>
      </w:r>
      <w:r w:rsidR="00671058">
        <w:t>Wel</w:t>
      </w:r>
      <w:r w:rsidR="00197B0A">
        <w:t xml:space="preserve"> is er enige zorg of de medewe</w:t>
      </w:r>
      <w:r w:rsidR="00C42466">
        <w:t>rkers die de vergunningverlening uitvoeren en dit nu voornamelijk doen in 2D formaat</w:t>
      </w:r>
      <w:r w:rsidR="00DB4479">
        <w:t>,</w:t>
      </w:r>
      <w:r w:rsidR="00C42466">
        <w:t xml:space="preserve"> </w:t>
      </w:r>
      <w:r w:rsidR="00FE4616">
        <w:t xml:space="preserve">eenvoudig </w:t>
      </w:r>
      <w:r w:rsidR="00C42466">
        <w:t xml:space="preserve">de overstap </w:t>
      </w:r>
      <w:r w:rsidR="00FE4616">
        <w:t xml:space="preserve">kunnen maken </w:t>
      </w:r>
      <w:r w:rsidR="00C42466">
        <w:t>naar</w:t>
      </w:r>
      <w:r w:rsidR="00FE4616">
        <w:t xml:space="preserve"> 3D. </w:t>
      </w:r>
    </w:p>
    <w:p w14:paraId="4D96043A" w14:textId="77777777" w:rsidR="00FE4616" w:rsidRDefault="00FE4616" w:rsidP="003464B4"/>
    <w:p w14:paraId="3BEBC066" w14:textId="5AFABAA6" w:rsidR="00E168EC" w:rsidRDefault="00FE4616" w:rsidP="003464B4">
      <w:r>
        <w:t xml:space="preserve">De gemeente Rotterdam heeft flinke stappen gezet in het verder digitaal ondersteunen </w:t>
      </w:r>
      <w:r w:rsidR="00F87901">
        <w:t>van het vergunningsverleningsproces</w:t>
      </w:r>
      <w:r w:rsidR="00A84EAD">
        <w:t xml:space="preserve">. De gemeente Rotterdam is in staat om diverse geautomatiseerde checks te doen en het resultaat van deze checks voor te leggen aan de </w:t>
      </w:r>
      <w:r w:rsidR="00C95A86">
        <w:t xml:space="preserve">beoordelaar binnen de gemeente. Hierdoor hoeft de beoordelaar zelf deze checks niet meer uit te voeren. </w:t>
      </w:r>
      <w:r w:rsidR="00EF19E0">
        <w:t xml:space="preserve">In het project zullen we dankbaar gebruik maken van de opgedane kennis in Rotterdam en heeft </w:t>
      </w:r>
      <w:r w:rsidR="004332A1">
        <w:t xml:space="preserve">de gemeente </w:t>
      </w:r>
      <w:r w:rsidR="00EF19E0">
        <w:t xml:space="preserve">Rotterdam aangeboden deze kennis </w:t>
      </w:r>
      <w:r w:rsidR="00797522">
        <w:t xml:space="preserve">en ervaring </w:t>
      </w:r>
      <w:r w:rsidR="00EF19E0">
        <w:t>ook te willen inbrengen</w:t>
      </w:r>
      <w:r w:rsidR="004332A1">
        <w:t xml:space="preserve"> in het project</w:t>
      </w:r>
      <w:r w:rsidR="00EF19E0">
        <w:t xml:space="preserve">. </w:t>
      </w:r>
      <w:r w:rsidR="00C42466">
        <w:t xml:space="preserve"> </w:t>
      </w:r>
      <w:r w:rsidR="00BE7151">
        <w:t xml:space="preserve"> </w:t>
      </w:r>
      <w:r w:rsidR="005D128C">
        <w:t xml:space="preserve"> </w:t>
      </w:r>
      <w:r w:rsidR="00E04DEB">
        <w:t xml:space="preserve"> </w:t>
      </w:r>
      <w:r w:rsidR="009E0009">
        <w:t xml:space="preserve"> </w:t>
      </w:r>
    </w:p>
    <w:p w14:paraId="6F410BAB" w14:textId="77777777" w:rsidR="00395EF1" w:rsidRDefault="00395EF1" w:rsidP="003464B4"/>
    <w:p w14:paraId="5A1AA1B5" w14:textId="77777777" w:rsidR="008736D7" w:rsidRDefault="005D128C" w:rsidP="003464B4">
      <w:r>
        <w:t xml:space="preserve">De ambitie van </w:t>
      </w:r>
      <w:r w:rsidR="00187CDD">
        <w:t>Beleidsmaatregel 13</w:t>
      </w:r>
      <w:r w:rsidR="002B0E89">
        <w:t xml:space="preserve"> </w:t>
      </w:r>
      <w:r w:rsidR="0088129D">
        <w:t>is om in het vergunningsverleningsproces optimaal gebruik te maken van de digitale mogelijkheden</w:t>
      </w:r>
      <w:r w:rsidR="00886355">
        <w:t>, zoals het doen van geautomatiseerde checks</w:t>
      </w:r>
      <w:r w:rsidR="006661AF">
        <w:t>, waardoor het verg</w:t>
      </w:r>
      <w:r w:rsidR="00327A72">
        <w:t>unningsverleningsproces versnelt kan worden en de voordelen van het gebruik van BIM modellen ook verder kunnen worden benut na</w:t>
      </w:r>
      <w:r w:rsidR="008736D7">
        <w:t xml:space="preserve"> de</w:t>
      </w:r>
      <w:r w:rsidR="00327A72">
        <w:t xml:space="preserve"> vergunningverlening.</w:t>
      </w:r>
    </w:p>
    <w:p w14:paraId="45AAE093" w14:textId="4AF9540F" w:rsidR="00395EF1" w:rsidRPr="00A5481E" w:rsidRDefault="00327A72" w:rsidP="003464B4">
      <w:r>
        <w:t xml:space="preserve"> </w:t>
      </w:r>
    </w:p>
    <w:p w14:paraId="1FB23E41" w14:textId="37E67D3F" w:rsidR="00942E91" w:rsidRDefault="00942E91" w:rsidP="003464B4">
      <w:pPr>
        <w:pStyle w:val="Kop2"/>
        <w:numPr>
          <w:ilvl w:val="1"/>
          <w:numId w:val="3"/>
        </w:numPr>
      </w:pPr>
      <w:bookmarkStart w:id="9" w:name="_Toc190031317"/>
      <w:r>
        <w:t>SMART doelen van het project</w:t>
      </w:r>
      <w:bookmarkEnd w:id="9"/>
    </w:p>
    <w:p w14:paraId="2BBAC4A3" w14:textId="78D14035" w:rsidR="00C933CC" w:rsidRDefault="00C04B10" w:rsidP="003464B4">
      <w:r>
        <w:t xml:space="preserve">We laten hier ons niet verleiden tot </w:t>
      </w:r>
      <w:r w:rsidR="00D44A5D">
        <w:t xml:space="preserve">een uitspraak over de versnelling die verdere digitale ondersteuning van het vergunningsverleningsproces </w:t>
      </w:r>
      <w:r w:rsidR="005B472B">
        <w:t xml:space="preserve">gaat opleveren aan tijdswinst. </w:t>
      </w:r>
      <w:r w:rsidR="006C0C99">
        <w:t xml:space="preserve">De overtuiging en het bewijs dat verdere digitale ondersteuning </w:t>
      </w:r>
      <w:r w:rsidR="00FE32E9">
        <w:t>door gebruik te maken van BIM modellen gaat leiden tot versnelling en andere voordelen</w:t>
      </w:r>
      <w:r w:rsidR="00BC1817">
        <w:t xml:space="preserve"> </w:t>
      </w:r>
      <w:r w:rsidR="00FE32E9">
        <w:t>is alom aanwezig</w:t>
      </w:r>
      <w:r w:rsidR="00DB0DD9">
        <w:t xml:space="preserve">. </w:t>
      </w:r>
      <w:r w:rsidR="004901C6">
        <w:t xml:space="preserve">Maar het </w:t>
      </w:r>
      <w:r w:rsidR="00DB0DD9">
        <w:t xml:space="preserve">gaat alleen maar werken als er een goede afstemming en samenwerking is tussen de indieners </w:t>
      </w:r>
      <w:r w:rsidR="00ED5CCE">
        <w:t xml:space="preserve">van de vergunning </w:t>
      </w:r>
      <w:r w:rsidR="00C472CF">
        <w:t>e</w:t>
      </w:r>
      <w:r w:rsidR="00ED5CCE">
        <w:t xml:space="preserve">n de verwerkers, in ons geval de </w:t>
      </w:r>
      <w:r w:rsidR="00DF0CBF">
        <w:t>afdelingen Vergunningverlening</w:t>
      </w:r>
      <w:r w:rsidR="00A41D9E">
        <w:t>, Toezicht en Handhaving (VTH) van de gemeente</w:t>
      </w:r>
      <w:r w:rsidR="004901C6">
        <w:t>n en omgevingsdiensten, die uitvoeren in opdracht van gemeenten</w:t>
      </w:r>
      <w:r w:rsidR="00A41D9E">
        <w:t xml:space="preserve">. </w:t>
      </w:r>
      <w:r w:rsidR="006D5D94">
        <w:t>Afstemming over wat wordt uitgewisseld</w:t>
      </w:r>
      <w:r w:rsidR="003F5F5D">
        <w:t>, het</w:t>
      </w:r>
      <w:r w:rsidR="006D5D94">
        <w:t xml:space="preserve"> tempo </w:t>
      </w:r>
      <w:r w:rsidR="004901C6">
        <w:t xml:space="preserve">dat </w:t>
      </w:r>
      <w:r w:rsidR="006D5D94">
        <w:t>we daarin maken</w:t>
      </w:r>
      <w:r w:rsidR="003F5F5D">
        <w:t xml:space="preserve"> en het draagvlak aan beide kanten,</w:t>
      </w:r>
      <w:r w:rsidR="006D5D94">
        <w:t xml:space="preserve"> is bepalend of het gaat slagen</w:t>
      </w:r>
      <w:r w:rsidR="00DA40F7">
        <w:t xml:space="preserve"> of niet</w:t>
      </w:r>
      <w:r w:rsidR="006D5D94">
        <w:t xml:space="preserve">. </w:t>
      </w:r>
    </w:p>
    <w:p w14:paraId="38A95481" w14:textId="77777777" w:rsidR="00617075" w:rsidRDefault="00617075" w:rsidP="003464B4"/>
    <w:p w14:paraId="64D22108" w14:textId="285BDA30" w:rsidR="00617075" w:rsidRDefault="00617075" w:rsidP="003464B4">
      <w:r>
        <w:t xml:space="preserve">Om de verdere </w:t>
      </w:r>
      <w:r w:rsidR="00DE1D6C">
        <w:t>digitale ondersteuning middels BIM modellen te realiseren en daar ook daadwerkelijk versnelling mee te realiseren voorzien we de volgende SMART doelen</w:t>
      </w:r>
      <w:r w:rsidR="003F5F5D">
        <w:t xml:space="preserve"> voor 2025</w:t>
      </w:r>
      <w:r w:rsidR="00052D72">
        <w:rPr>
          <w:rStyle w:val="Voetnootmarkering"/>
        </w:rPr>
        <w:footnoteReference w:id="2"/>
      </w:r>
      <w:r w:rsidR="00DE1D6C">
        <w:t xml:space="preserve">. </w:t>
      </w:r>
      <w:r w:rsidR="00F27848">
        <w:t xml:space="preserve">Deze doelen zijn verder uitgewerkt in hoofdstuk 4. </w:t>
      </w:r>
    </w:p>
    <w:p w14:paraId="23E55CC4" w14:textId="77777777" w:rsidR="00DE1D6C" w:rsidRDefault="00DE1D6C" w:rsidP="003464B4"/>
    <w:p w14:paraId="40031E1B" w14:textId="7B8DA625" w:rsidR="005714BC" w:rsidRPr="00093024" w:rsidRDefault="000B56EA" w:rsidP="00DE1D6C">
      <w:pPr>
        <w:pStyle w:val="Lijstalinea"/>
        <w:numPr>
          <w:ilvl w:val="0"/>
          <w:numId w:val="12"/>
        </w:numPr>
        <w:rPr>
          <w:b/>
          <w:bCs/>
        </w:rPr>
      </w:pPr>
      <w:r>
        <w:t xml:space="preserve">Het komen tot een gezamenlijke </w:t>
      </w:r>
      <w:r w:rsidR="009355E4">
        <w:t xml:space="preserve">eerste versie van </w:t>
      </w:r>
      <w:r w:rsidR="008C1B0A">
        <w:t>een</w:t>
      </w:r>
      <w:r w:rsidR="009355E4">
        <w:t xml:space="preserve"> </w:t>
      </w:r>
      <w:r>
        <w:t>standaard</w:t>
      </w:r>
      <w:r w:rsidR="00DA40F7">
        <w:t>/afspraak</w:t>
      </w:r>
      <w:r>
        <w:t xml:space="preserve"> </w:t>
      </w:r>
      <w:r w:rsidR="006301B5">
        <w:rPr>
          <w:rStyle w:val="Voetnootmarkering"/>
        </w:rPr>
        <w:footnoteReference w:id="3"/>
      </w:r>
      <w:r>
        <w:t>voor de aanlevering van BIM modellen in IFC formaat</w:t>
      </w:r>
      <w:r w:rsidR="009355E4">
        <w:t xml:space="preserve"> Een </w:t>
      </w:r>
      <w:r w:rsidR="008E6D0C">
        <w:t>afspraak</w:t>
      </w:r>
      <w:r w:rsidR="009355E4">
        <w:t xml:space="preserve"> </w:t>
      </w:r>
      <w:r w:rsidR="008E6D0C">
        <w:t>op basis waarvan</w:t>
      </w:r>
      <w:r w:rsidR="005714BC">
        <w:t xml:space="preserve"> de indieners</w:t>
      </w:r>
      <w:r w:rsidR="009355E4">
        <w:t xml:space="preserve"> (</w:t>
      </w:r>
      <w:r w:rsidR="009D154A">
        <w:t xml:space="preserve">aannemers en projectontwikkelaars) </w:t>
      </w:r>
      <w:r w:rsidR="005714BC">
        <w:t xml:space="preserve">een vergunningaanvraag kunnen indienen </w:t>
      </w:r>
      <w:r w:rsidR="00216EF5">
        <w:t>en de ontvangers (gemeenten)</w:t>
      </w:r>
      <w:r w:rsidR="005714BC">
        <w:t xml:space="preserve"> een vergunning </w:t>
      </w:r>
      <w:r w:rsidR="00F827CD">
        <w:t>in IFC formaat</w:t>
      </w:r>
      <w:r w:rsidR="005714BC">
        <w:t xml:space="preserve"> kunnen ontvangen en een beperkt aantal </w:t>
      </w:r>
      <w:r w:rsidR="00F827CD">
        <w:t xml:space="preserve">geautomatiseerde </w:t>
      </w:r>
      <w:r w:rsidR="005714BC">
        <w:t xml:space="preserve">checks kunnen uitvoeren. </w:t>
      </w:r>
      <w:r w:rsidR="00093024">
        <w:t xml:space="preserve">Kortom: </w:t>
      </w:r>
      <w:r w:rsidR="00093024" w:rsidRPr="64F6F7FB">
        <w:rPr>
          <w:b/>
          <w:bCs/>
        </w:rPr>
        <w:t>komen tot gezamenlijke afspraken in de keten</w:t>
      </w:r>
      <w:r w:rsidR="008C54AB">
        <w:rPr>
          <w:b/>
          <w:bCs/>
        </w:rPr>
        <w:t xml:space="preserve"> over de uitwisseling</w:t>
      </w:r>
      <w:r w:rsidR="00093024" w:rsidRPr="64F6F7FB">
        <w:rPr>
          <w:b/>
          <w:bCs/>
        </w:rPr>
        <w:t>.</w:t>
      </w:r>
    </w:p>
    <w:p w14:paraId="5C6EB359" w14:textId="60E8C042" w:rsidR="00A31A8E" w:rsidRPr="00093024" w:rsidRDefault="00F279D8" w:rsidP="00DE1D6C">
      <w:pPr>
        <w:pStyle w:val="Lijstalinea"/>
        <w:numPr>
          <w:ilvl w:val="0"/>
          <w:numId w:val="12"/>
        </w:numPr>
        <w:rPr>
          <w:b/>
          <w:bCs/>
        </w:rPr>
      </w:pPr>
      <w:r>
        <w:t>Een team/orgaan</w:t>
      </w:r>
      <w:r w:rsidR="00287DED">
        <w:t xml:space="preserve">, bestaande uit vertegenwoordigers van het gemeentelijk veld </w:t>
      </w:r>
      <w:r w:rsidR="009273C8">
        <w:t xml:space="preserve">(gemeenten en VNG) </w:t>
      </w:r>
      <w:r w:rsidR="00727A3D">
        <w:t xml:space="preserve">en </w:t>
      </w:r>
      <w:proofErr w:type="spellStart"/>
      <w:r w:rsidR="00727A3D">
        <w:t>Neprom</w:t>
      </w:r>
      <w:proofErr w:type="spellEnd"/>
      <w:r w:rsidR="00727A3D">
        <w:t xml:space="preserve"> en andere vertegenwoordigers vanuit de indieners kant, </w:t>
      </w:r>
      <w:r w:rsidR="00BF21E3">
        <w:t>d</w:t>
      </w:r>
      <w:r>
        <w:t>at zorgt voor de</w:t>
      </w:r>
      <w:r w:rsidR="005714BC">
        <w:t xml:space="preserve"> doorontwikkeling</w:t>
      </w:r>
      <w:r w:rsidR="00342904">
        <w:t xml:space="preserve"> van de standaard</w:t>
      </w:r>
      <w:r w:rsidR="002369AE">
        <w:t>/afspraak</w:t>
      </w:r>
      <w:r>
        <w:t xml:space="preserve">, waarin steeds meer checks </w:t>
      </w:r>
      <w:r w:rsidR="00A77C51">
        <w:t>en andere ontwikkelingen</w:t>
      </w:r>
      <w:r w:rsidR="00A31A8E">
        <w:t xml:space="preserve">, </w:t>
      </w:r>
      <w:r w:rsidR="00A77C51">
        <w:t>worden meegenomen.</w:t>
      </w:r>
      <w:r w:rsidR="00A31A8E">
        <w:t xml:space="preserve"> Met name tal van ontwikkelingen in het buitenland moeten worden gevolgd en meegenomen</w:t>
      </w:r>
      <w:r w:rsidR="002369AE">
        <w:t xml:space="preserve"> worden </w:t>
      </w:r>
      <w:r w:rsidR="00594019">
        <w:t>in de ontwikkeling van de afspraak</w:t>
      </w:r>
      <w:r w:rsidR="00A31A8E">
        <w:t xml:space="preserve">. </w:t>
      </w:r>
      <w:r w:rsidR="00862598">
        <w:t>De BIM standaard is een internationale standaard, die ook internationaal wordt toegepast</w:t>
      </w:r>
      <w:r w:rsidR="00EB047B">
        <w:t>, waar vanuit lering kan worden getrokken en</w:t>
      </w:r>
      <w:r w:rsidR="00DF41FB">
        <w:t xml:space="preserve"> de succesfactoren kunnen</w:t>
      </w:r>
      <w:r w:rsidR="00EB047B">
        <w:t xml:space="preserve"> worden </w:t>
      </w:r>
      <w:r w:rsidR="00DF41FB">
        <w:t>geïmplementeerd</w:t>
      </w:r>
      <w:r w:rsidR="00EB047B">
        <w:t xml:space="preserve"> in Nederland. </w:t>
      </w:r>
      <w:r w:rsidR="00093024">
        <w:t xml:space="preserve">Kortom: </w:t>
      </w:r>
      <w:r w:rsidR="00093024" w:rsidRPr="00093024">
        <w:rPr>
          <w:b/>
          <w:bCs/>
        </w:rPr>
        <w:t xml:space="preserve">zorgen voor </w:t>
      </w:r>
      <w:r w:rsidR="00090FB9">
        <w:rPr>
          <w:b/>
          <w:bCs/>
        </w:rPr>
        <w:t xml:space="preserve">de gezamenlijke </w:t>
      </w:r>
      <w:r w:rsidR="00093024" w:rsidRPr="00093024">
        <w:rPr>
          <w:b/>
          <w:bCs/>
        </w:rPr>
        <w:t xml:space="preserve">doorontwikkeling </w:t>
      </w:r>
      <w:r w:rsidR="00090FB9">
        <w:rPr>
          <w:b/>
          <w:bCs/>
        </w:rPr>
        <w:t xml:space="preserve">en beheer </w:t>
      </w:r>
      <w:r w:rsidR="00093024">
        <w:rPr>
          <w:b/>
          <w:bCs/>
        </w:rPr>
        <w:t>van de afspra</w:t>
      </w:r>
      <w:r w:rsidR="00090FB9">
        <w:rPr>
          <w:b/>
          <w:bCs/>
        </w:rPr>
        <w:t>ak</w:t>
      </w:r>
      <w:r w:rsidR="00093024" w:rsidRPr="00093024">
        <w:rPr>
          <w:b/>
          <w:bCs/>
        </w:rPr>
        <w:t xml:space="preserve">. </w:t>
      </w:r>
    </w:p>
    <w:p w14:paraId="7FB55062" w14:textId="7080E7B2" w:rsidR="002A7D95" w:rsidRDefault="009308AF" w:rsidP="00DE1D6C">
      <w:pPr>
        <w:pStyle w:val="Lijstalinea"/>
        <w:numPr>
          <w:ilvl w:val="0"/>
          <w:numId w:val="12"/>
        </w:numPr>
      </w:pPr>
      <w:r>
        <w:lastRenderedPageBreak/>
        <w:t>Het realiseren van een</w:t>
      </w:r>
      <w:r w:rsidR="003D2AE3">
        <w:t xml:space="preserve"> landelijke</w:t>
      </w:r>
      <w:r>
        <w:t xml:space="preserve"> proefomgeving </w:t>
      </w:r>
      <w:r w:rsidR="00C46E83">
        <w:t xml:space="preserve">waar gemeenten en indieners gezamenlijk </w:t>
      </w:r>
      <w:r w:rsidR="00B76BF9">
        <w:t xml:space="preserve">kunnen beproeven of de afgesproken </w:t>
      </w:r>
      <w:r w:rsidR="00280474">
        <w:t>afspraak</w:t>
      </w:r>
      <w:r w:rsidR="00B76BF9">
        <w:t xml:space="preserve"> ook daadwerkelijk implementeerbaar is voor zowel de indieners als de </w:t>
      </w:r>
      <w:r w:rsidR="002A7D95">
        <w:t xml:space="preserve">vergunningverleners. Deze proefomgeving moet ook een productionele variant </w:t>
      </w:r>
      <w:r w:rsidR="0090120E">
        <w:t xml:space="preserve">kunnen </w:t>
      </w:r>
      <w:r w:rsidR="002A7D95">
        <w:t xml:space="preserve">hebben die met name gemeenten kunnen gebruiken bij het deels geautomatiseerd </w:t>
      </w:r>
      <w:r w:rsidR="002735E7">
        <w:t>uit laten voeren van bepaalde checks</w:t>
      </w:r>
      <w:r w:rsidR="002A7D95">
        <w:t xml:space="preserve">. </w:t>
      </w:r>
      <w:r w:rsidR="00743DAE">
        <w:t xml:space="preserve">Ook zou het mogelijk moeten zijn om indieners van vergunningen een check te laten doen, voordat de vergunning daadwerkelijk wordt ingediend. Hiermee </w:t>
      </w:r>
      <w:r w:rsidR="006E3E06">
        <w:t xml:space="preserve">kan het percentage afgekeurde vergunningaanvragen vanwege het ontbreken van de juiste </w:t>
      </w:r>
      <w:r w:rsidR="003E3A30">
        <w:t>informatie</w:t>
      </w:r>
      <w:r w:rsidR="00411C6C">
        <w:t xml:space="preserve"> naar beneden worden gebracht</w:t>
      </w:r>
      <w:r w:rsidR="003E3A30">
        <w:t xml:space="preserve">. </w:t>
      </w:r>
      <w:r w:rsidR="004D479A">
        <w:t xml:space="preserve">Het streven is om </w:t>
      </w:r>
      <w:r w:rsidR="001E0179">
        <w:t>in het ieder geval in 2025 5 gemeenten te laten participeren in de beproeving</w:t>
      </w:r>
      <w:r w:rsidR="004C5B27">
        <w:t xml:space="preserve"> en ook diverse indieners van vergunningen</w:t>
      </w:r>
      <w:r w:rsidR="001E0179">
        <w:t xml:space="preserve">. Dit zijn de zogenaamde pilotgemeenten. </w:t>
      </w:r>
      <w:r w:rsidR="00093024">
        <w:t xml:space="preserve">Kortom: </w:t>
      </w:r>
      <w:r w:rsidR="00093024" w:rsidRPr="21775D90">
        <w:rPr>
          <w:b/>
          <w:bCs/>
        </w:rPr>
        <w:t>zorgen dat de gemaakte afspraken ook beproefd kunnen worden</w:t>
      </w:r>
      <w:r w:rsidR="00253C32" w:rsidRPr="21775D90">
        <w:rPr>
          <w:b/>
          <w:bCs/>
        </w:rPr>
        <w:t xml:space="preserve"> en kan worden vastgesteld dat het werkt. </w:t>
      </w:r>
    </w:p>
    <w:p w14:paraId="62EE2A6C" w14:textId="752115B5" w:rsidR="00DE1D6C" w:rsidRDefault="0033048E" w:rsidP="00DE1D6C">
      <w:pPr>
        <w:pStyle w:val="Lijstalinea"/>
        <w:numPr>
          <w:ilvl w:val="0"/>
          <w:numId w:val="12"/>
        </w:numPr>
      </w:pPr>
      <w:r>
        <w:t xml:space="preserve">Onderzoek naar de mogelijkheid om </w:t>
      </w:r>
      <w:r w:rsidR="003D7193">
        <w:t>het DSO als stelsel in te zetten, maar ook als landelijke voorziening</w:t>
      </w:r>
      <w:r w:rsidR="006850A6">
        <w:t>. Bijvoorbeeld</w:t>
      </w:r>
      <w:r w:rsidR="00E96201">
        <w:t xml:space="preserve"> bij het transport van het BIM model in IFC formaat naar gemeenten die dit ook daadwerkelijk </w:t>
      </w:r>
      <w:r w:rsidR="00927C8D">
        <w:t>(deels) kunnen verwerken en toepassen</w:t>
      </w:r>
      <w:r w:rsidR="006850A6">
        <w:t xml:space="preserve"> in het vergunningsverleningsproces. </w:t>
      </w:r>
      <w:r w:rsidR="00F63450">
        <w:t xml:space="preserve">Dit kan door </w:t>
      </w:r>
      <w:r w:rsidR="00927C8D">
        <w:t xml:space="preserve">bijvoorbeeld </w:t>
      </w:r>
      <w:r w:rsidR="006850A6">
        <w:t xml:space="preserve">centraal een aantal checks te doen en </w:t>
      </w:r>
      <w:r w:rsidR="00F851EA">
        <w:t xml:space="preserve">bij goedkeuring de vergunning door te zetten naar de betreffende gemeente. </w:t>
      </w:r>
      <w:r w:rsidR="00152916">
        <w:t>Daarnaast beschikt DSO ook over tools</w:t>
      </w:r>
      <w:r w:rsidR="007A578A">
        <w:t>, conform internationale standaarden,</w:t>
      </w:r>
      <w:r w:rsidR="00152916">
        <w:t xml:space="preserve"> om </w:t>
      </w:r>
      <w:r w:rsidR="007A578A">
        <w:t>menselijk leesbare</w:t>
      </w:r>
      <w:r w:rsidR="00DA16D8">
        <w:t xml:space="preserve"> regels om te</w:t>
      </w:r>
      <w:r w:rsidR="007A578A">
        <w:t xml:space="preserve"> zetten machine leesbare regels. </w:t>
      </w:r>
      <w:r w:rsidR="00E66D6D">
        <w:t>De gemeente Rotterdam heeft gekozen voor</w:t>
      </w:r>
      <w:r w:rsidR="00090FB9">
        <w:t xml:space="preserve"> de toepassing van</w:t>
      </w:r>
      <w:r w:rsidR="00E66D6D">
        <w:t xml:space="preserve"> </w:t>
      </w:r>
      <w:proofErr w:type="spellStart"/>
      <w:r w:rsidR="00E66D6D">
        <w:t>Linkeddata</w:t>
      </w:r>
      <w:proofErr w:type="spellEnd"/>
      <w:r w:rsidR="00A265AD">
        <w:t xml:space="preserve"> </w:t>
      </w:r>
      <w:r w:rsidR="0020593E">
        <w:t xml:space="preserve">in combinatie met </w:t>
      </w:r>
      <w:proofErr w:type="spellStart"/>
      <w:r w:rsidR="0020593E">
        <w:t>Sparql</w:t>
      </w:r>
      <w:proofErr w:type="spellEnd"/>
      <w:r w:rsidR="00F2197F">
        <w:t xml:space="preserve">. </w:t>
      </w:r>
      <w:r w:rsidR="000160DC">
        <w:t>De mogelijkheid bestaat om dit op verschillende manieren te implementeren</w:t>
      </w:r>
      <w:r w:rsidR="00C72B5B">
        <w:t xml:space="preserve">. Het onderzoek moet onder andere de voor en nadelen benoemen van verschillende implementaties, maar vooral </w:t>
      </w:r>
      <w:r w:rsidR="005422D1">
        <w:t>definiëren</w:t>
      </w:r>
      <w:r w:rsidR="00C72B5B">
        <w:t xml:space="preserve"> waar afspraken over gemaakt moeten worden zodat </w:t>
      </w:r>
      <w:r w:rsidR="00CE3DF0">
        <w:t xml:space="preserve">de </w:t>
      </w:r>
      <w:r w:rsidR="006D3C53">
        <w:t>afspraak</w:t>
      </w:r>
      <w:r w:rsidR="00CE3DF0">
        <w:t xml:space="preserve"> niet voorschrijft hoe je de </w:t>
      </w:r>
      <w:r w:rsidR="006D3C53">
        <w:t>afspraak</w:t>
      </w:r>
      <w:r w:rsidR="00CE3DF0">
        <w:t xml:space="preserve"> implementeert, maar vooral welke </w:t>
      </w:r>
      <w:r w:rsidR="00817AFA">
        <w:t>richtlijnen</w:t>
      </w:r>
      <w:r w:rsidR="00CE3DF0">
        <w:t xml:space="preserve"> </w:t>
      </w:r>
      <w:r w:rsidR="00C73DA1">
        <w:t xml:space="preserve">gelden. </w:t>
      </w:r>
      <w:r w:rsidR="00253C32">
        <w:t xml:space="preserve">Kortom: </w:t>
      </w:r>
      <w:r w:rsidR="00253C32">
        <w:rPr>
          <w:b/>
          <w:bCs/>
        </w:rPr>
        <w:t xml:space="preserve">zorgen </w:t>
      </w:r>
      <w:r w:rsidR="00DC75E8">
        <w:rPr>
          <w:b/>
          <w:bCs/>
        </w:rPr>
        <w:t xml:space="preserve">dat we aansluiten op de mogelijkheden en afspraken die zijn gemaakt met betrekking tot het DSO. </w:t>
      </w:r>
    </w:p>
    <w:p w14:paraId="20E0138C" w14:textId="2293E291" w:rsidR="00C73DA1" w:rsidRDefault="00663601" w:rsidP="00DE1D6C">
      <w:pPr>
        <w:pStyle w:val="Lijstalinea"/>
        <w:numPr>
          <w:ilvl w:val="0"/>
          <w:numId w:val="12"/>
        </w:numPr>
      </w:pPr>
      <w:r>
        <w:t xml:space="preserve">Zoals eerder al aangegeven </w:t>
      </w:r>
      <w:r w:rsidR="003450D1">
        <w:t>is nog onvoldoende duidelijk wat de verdere digi</w:t>
      </w:r>
      <w:r w:rsidR="00CD0C5E">
        <w:t xml:space="preserve">tale ondersteuning van het </w:t>
      </w:r>
      <w:r w:rsidR="00A40128">
        <w:t xml:space="preserve">vergunningsverleningsproces voor gevolgen heeft voor de werkwijze van de </w:t>
      </w:r>
      <w:r w:rsidR="00B30521">
        <w:t xml:space="preserve">medewerkers die daadwerkelijk de vergunningaanvraag beoordelen. De gemeente Rotterdam heeft hier inmiddels de nodige ervaring mee, ondanks dat hun </w:t>
      </w:r>
      <w:r w:rsidR="001D6B71">
        <w:t>Vergunning Controle Systeem (</w:t>
      </w:r>
      <w:r w:rsidR="00B30521">
        <w:t>VCS</w:t>
      </w:r>
      <w:r w:rsidR="001D6B71">
        <w:t>)</w:t>
      </w:r>
      <w:r w:rsidR="00B30521">
        <w:t xml:space="preserve"> nog niet breed </w:t>
      </w:r>
      <w:r w:rsidR="00490624">
        <w:t>geïmplementeerd</w:t>
      </w:r>
      <w:r w:rsidR="00B30521">
        <w:t xml:space="preserve"> is. De ervaring van Rotterdam is relevant en kan worden aangevuld met de ervaring </w:t>
      </w:r>
      <w:r w:rsidR="00490624">
        <w:t xml:space="preserve">die we opdoen tijdens het werken met de proefomgeving. We gaan onderzoek doen naar de gevolgen voor de werkwijze </w:t>
      </w:r>
      <w:r w:rsidR="00196829">
        <w:t>van de beoordelaar</w:t>
      </w:r>
      <w:r w:rsidR="00FA0BA4">
        <w:t xml:space="preserve"> van vergunningen</w:t>
      </w:r>
      <w:r w:rsidR="00196829">
        <w:t xml:space="preserve"> en een advies formuleren hoe zo goed mogelijk hierop kan worden ingespeeld, zowel bij het verkrijgen van draagvlak als de andere manier van werken</w:t>
      </w:r>
      <w:r w:rsidR="001A1312">
        <w:t xml:space="preserve"> met </w:t>
      </w:r>
      <w:r w:rsidR="00332EB9">
        <w:t xml:space="preserve">bijvoorbeeld </w:t>
      </w:r>
      <w:r w:rsidR="001A1312">
        <w:t xml:space="preserve">3D modellen. </w:t>
      </w:r>
      <w:r w:rsidR="00DC75E8">
        <w:t xml:space="preserve">Kortom: </w:t>
      </w:r>
      <w:r w:rsidR="00DC75E8">
        <w:rPr>
          <w:b/>
          <w:bCs/>
        </w:rPr>
        <w:t>ervoor zorgen dat de drempels om op een andere manier te werken zo klein mogelijk zijn en de gemeentelijke medewerkers</w:t>
      </w:r>
      <w:r w:rsidR="00FA0BA4">
        <w:rPr>
          <w:b/>
          <w:bCs/>
        </w:rPr>
        <w:t>/beoordelaars</w:t>
      </w:r>
      <w:r w:rsidR="00DC75E8">
        <w:rPr>
          <w:b/>
          <w:bCs/>
        </w:rPr>
        <w:t xml:space="preserve"> </w:t>
      </w:r>
      <w:r w:rsidR="004301C1">
        <w:rPr>
          <w:b/>
          <w:bCs/>
        </w:rPr>
        <w:t xml:space="preserve">hun werk, enthousiast, sneller en beter kunnen uitvoeren. </w:t>
      </w:r>
    </w:p>
    <w:p w14:paraId="74957897" w14:textId="77777777" w:rsidR="00C933CC" w:rsidRDefault="00C933CC" w:rsidP="003464B4"/>
    <w:p w14:paraId="7DD635BD" w14:textId="04432BF0" w:rsidR="00EF3638" w:rsidRPr="00C933CC" w:rsidRDefault="00EF3638" w:rsidP="003464B4">
      <w:r>
        <w:t>Dit zijn de belangrijkste SMART doelen van het project</w:t>
      </w:r>
      <w:r w:rsidR="000258F4">
        <w:t xml:space="preserve"> voor het komend jaar</w:t>
      </w:r>
      <w:r w:rsidR="007F6C8D">
        <w:t xml:space="preserve">, met als bovenliggende doel dat het vergunningsverleningsproces </w:t>
      </w:r>
      <w:r w:rsidR="00767AA0">
        <w:t xml:space="preserve">uiteindelijk </w:t>
      </w:r>
      <w:r w:rsidR="007F6C8D">
        <w:t xml:space="preserve">sneller gaat verlopen. </w:t>
      </w:r>
    </w:p>
    <w:p w14:paraId="3F09D202" w14:textId="5109F50F" w:rsidR="001A1312" w:rsidRDefault="001A1312" w:rsidP="003464B4">
      <w:pPr>
        <w:pStyle w:val="Kop2"/>
        <w:numPr>
          <w:ilvl w:val="1"/>
          <w:numId w:val="3"/>
        </w:numPr>
      </w:pPr>
      <w:bookmarkStart w:id="10" w:name="_Toc190031318"/>
      <w:r>
        <w:t xml:space="preserve">Belangrijke voorwaarden voor de start van </w:t>
      </w:r>
      <w:r w:rsidR="00EF3638">
        <w:t>het project</w:t>
      </w:r>
      <w:bookmarkEnd w:id="10"/>
    </w:p>
    <w:p w14:paraId="74A007AC" w14:textId="73761B2D" w:rsidR="00EF3638" w:rsidRDefault="002A2268" w:rsidP="00EF3638">
      <w:r>
        <w:t>We</w:t>
      </w:r>
      <w:r w:rsidR="00D500BA">
        <w:t xml:space="preserve"> (Gerlof en Jeroen)</w:t>
      </w:r>
      <w:r>
        <w:t xml:space="preserve"> hebben met veel plezier het PID opgesteld en </w:t>
      </w:r>
      <w:r w:rsidR="00E60EFF">
        <w:t xml:space="preserve">met veel stakeholders afgestemd. Na de oplevering van het PID zal een fase aanbreken van goedkeuren en </w:t>
      </w:r>
      <w:r w:rsidR="00C03196">
        <w:t xml:space="preserve">instemmen met de financiële investering voor het komend jaar. </w:t>
      </w:r>
    </w:p>
    <w:p w14:paraId="6B347AE4" w14:textId="77777777" w:rsidR="00C03196" w:rsidRDefault="00C03196" w:rsidP="00EF3638"/>
    <w:p w14:paraId="66F32609" w14:textId="38A5FED3" w:rsidR="00C03196" w:rsidRDefault="00C03196" w:rsidP="00EF3638">
      <w:r>
        <w:t>Er kan pas begonnen worden met het project als:</w:t>
      </w:r>
    </w:p>
    <w:p w14:paraId="1D19F7A3" w14:textId="1FF94000" w:rsidR="00C03196" w:rsidRDefault="00C03196" w:rsidP="00C03196">
      <w:pPr>
        <w:pStyle w:val="Lijstalinea"/>
        <w:numPr>
          <w:ilvl w:val="0"/>
          <w:numId w:val="13"/>
        </w:numPr>
      </w:pPr>
      <w:r>
        <w:t xml:space="preserve">Het PID is goedgekeurd en </w:t>
      </w:r>
      <w:r w:rsidR="009D4839">
        <w:t xml:space="preserve">is omgezet naar een </w:t>
      </w:r>
      <w:proofErr w:type="spellStart"/>
      <w:r w:rsidR="009D4839">
        <w:t>Digideal</w:t>
      </w:r>
      <w:proofErr w:type="spellEnd"/>
      <w:r w:rsidR="00767AA0">
        <w:t>.</w:t>
      </w:r>
    </w:p>
    <w:p w14:paraId="1863B64F" w14:textId="7766DF8B" w:rsidR="009D4839" w:rsidRDefault="009D4839" w:rsidP="00C03196">
      <w:pPr>
        <w:pStyle w:val="Lijstalinea"/>
        <w:numPr>
          <w:ilvl w:val="0"/>
          <w:numId w:val="13"/>
        </w:numPr>
      </w:pPr>
      <w:r>
        <w:t xml:space="preserve">De </w:t>
      </w:r>
      <w:r w:rsidR="00CD26DE">
        <w:t>financiële</w:t>
      </w:r>
      <w:r>
        <w:t xml:space="preserve"> investering door alle betrokken partijen die </w:t>
      </w:r>
      <w:r w:rsidR="00CD26DE">
        <w:t xml:space="preserve">financieel of in menskracht </w:t>
      </w:r>
      <w:r>
        <w:t xml:space="preserve">bijdragen, is goedgekeurd. </w:t>
      </w:r>
    </w:p>
    <w:p w14:paraId="0E5941B2" w14:textId="2006C2C3" w:rsidR="009D4839" w:rsidRDefault="00B07FB7" w:rsidP="00C03196">
      <w:pPr>
        <w:pStyle w:val="Lijstalinea"/>
        <w:numPr>
          <w:ilvl w:val="0"/>
          <w:numId w:val="13"/>
        </w:numPr>
      </w:pPr>
      <w:r>
        <w:t xml:space="preserve">Het projectteam is samengesteld en voldoende beschikbaar is om te kunnen starten. </w:t>
      </w:r>
    </w:p>
    <w:p w14:paraId="0F07F0D8" w14:textId="77777777" w:rsidR="00223EE9" w:rsidRDefault="00223EE9" w:rsidP="00223EE9"/>
    <w:p w14:paraId="6E2D41CC" w14:textId="23388B46" w:rsidR="00223EE9" w:rsidRDefault="00223EE9" w:rsidP="00223EE9">
      <w:r>
        <w:t xml:space="preserve">Wel </w:t>
      </w:r>
      <w:r w:rsidR="00121BDC">
        <w:t xml:space="preserve">is het verstandig om een paar activiteiten tijdens </w:t>
      </w:r>
      <w:r w:rsidR="00DF638C">
        <w:t>deze</w:t>
      </w:r>
      <w:r w:rsidR="00767AA0">
        <w:t xml:space="preserve"> wacht</w:t>
      </w:r>
      <w:r w:rsidR="00DF638C">
        <w:t xml:space="preserve">periode uit te voeren. </w:t>
      </w:r>
    </w:p>
    <w:p w14:paraId="2DCA432F" w14:textId="1CDF05C6" w:rsidR="00DF638C" w:rsidRDefault="00DF638C" w:rsidP="00DF638C">
      <w:pPr>
        <w:pStyle w:val="Lijstalinea"/>
        <w:numPr>
          <w:ilvl w:val="0"/>
          <w:numId w:val="13"/>
        </w:numPr>
      </w:pPr>
      <w:r>
        <w:t xml:space="preserve">De inhoud van deze PID </w:t>
      </w:r>
      <w:r w:rsidR="00847B4F">
        <w:t xml:space="preserve">met Rotterdam als werkende casus, onder de aandacht brengen bij diverse gemeenten met als doel </w:t>
      </w:r>
      <w:r w:rsidR="008F79C4">
        <w:t>minimaal 5 gemeenten</w:t>
      </w:r>
      <w:r w:rsidR="00CA62DD">
        <w:t>, maar liever meer,</w:t>
      </w:r>
      <w:r w:rsidR="00847B4F">
        <w:t xml:space="preserve"> te laten participeren in het project</w:t>
      </w:r>
      <w:r w:rsidR="00C619D9">
        <w:t xml:space="preserve"> en te laten fungeren als pilot. </w:t>
      </w:r>
      <w:r w:rsidR="006F6172">
        <w:t xml:space="preserve">Dit voorkomt dat we pas op zoek gaan naar gemeenten als het project gaat starten. </w:t>
      </w:r>
    </w:p>
    <w:p w14:paraId="60D3B68F" w14:textId="12C3FFFC" w:rsidR="008F79C4" w:rsidRDefault="0032725D" w:rsidP="00DF638C">
      <w:pPr>
        <w:pStyle w:val="Lijstalinea"/>
        <w:numPr>
          <w:ilvl w:val="0"/>
          <w:numId w:val="13"/>
        </w:numPr>
      </w:pPr>
      <w:r>
        <w:lastRenderedPageBreak/>
        <w:t>Het maken van de Project Start Architectuur</w:t>
      </w:r>
      <w:r w:rsidR="00E11EBD">
        <w:t xml:space="preserve">. Hier was geen tijd voor bij het opstellen van het PID. Betrokken architecten vanuit </w:t>
      </w:r>
      <w:proofErr w:type="spellStart"/>
      <w:r w:rsidR="00E11EBD">
        <w:t>Digigo</w:t>
      </w:r>
      <w:proofErr w:type="spellEnd"/>
      <w:r w:rsidR="00E11EBD">
        <w:t>, kunn</w:t>
      </w:r>
      <w:r w:rsidR="00270F79">
        <w:t xml:space="preserve">en dit oppakken met architecten vanuit de VNG en de eerste aanzet in hoofdstuk 3 gebruiken en verder vervolmaken. </w:t>
      </w:r>
    </w:p>
    <w:p w14:paraId="25724CBA" w14:textId="77777777" w:rsidR="00EF3638" w:rsidRPr="00EF3638" w:rsidRDefault="00EF3638" w:rsidP="00EF3638"/>
    <w:p w14:paraId="1B56D389" w14:textId="71C57441" w:rsidR="005019F7" w:rsidRPr="005019F7" w:rsidRDefault="005019F7" w:rsidP="003464B4">
      <w:pPr>
        <w:pStyle w:val="Kop2"/>
        <w:numPr>
          <w:ilvl w:val="1"/>
          <w:numId w:val="3"/>
        </w:numPr>
      </w:pPr>
      <w:bookmarkStart w:id="11" w:name="_Toc190031319"/>
      <w:r w:rsidRPr="005019F7">
        <w:t xml:space="preserve">Opbouw </w:t>
      </w:r>
      <w:r w:rsidR="003C20EA">
        <w:t>PID</w:t>
      </w:r>
      <w:bookmarkEnd w:id="11"/>
    </w:p>
    <w:p w14:paraId="709DA9B1" w14:textId="6FA45C2A" w:rsidR="00BD2E02" w:rsidRDefault="00E94588" w:rsidP="00DF50D6">
      <w:pPr>
        <w:rPr>
          <w:rFonts w:eastAsia="Arial"/>
        </w:rPr>
      </w:pPr>
      <w:r w:rsidRPr="3DD6065D">
        <w:t xml:space="preserve">In </w:t>
      </w:r>
      <w:r w:rsidR="00D500BA">
        <w:t xml:space="preserve">hoofdstuk 3 </w:t>
      </w:r>
      <w:r w:rsidR="00B22050">
        <w:t>een eerste aanzet voor de start architectuur. In hoofdstuk 4 een toelichting op de project</w:t>
      </w:r>
      <w:r w:rsidR="00AD783A">
        <w:t>resultaten voor het jaar 2025</w:t>
      </w:r>
      <w:r w:rsidR="00B22050">
        <w:t xml:space="preserve">, ook wel deliverables genoemd. In </w:t>
      </w:r>
      <w:r w:rsidR="007077BA">
        <w:t>hoofdstuk 5</w:t>
      </w:r>
      <w:r w:rsidR="007B46B9">
        <w:t xml:space="preserve"> een aanzet tot een businesscase, vooral het benoemen van de voordelen. Een opsomming van verschillende ketenbenefits. In hoofdstuk 6 een niet limitatieve opsomming van raakvlakken en afhankelijkheden met andere projecten en initiatieven. </w:t>
      </w:r>
      <w:r w:rsidR="00ED4911">
        <w:t xml:space="preserve">In hoofdstuk 7 een beschrijving van de </w:t>
      </w:r>
      <w:r w:rsidR="00003A74">
        <w:t xml:space="preserve">aanpak en de </w:t>
      </w:r>
      <w:r w:rsidR="00ED4911">
        <w:t>planning</w:t>
      </w:r>
      <w:r w:rsidR="00003A74">
        <w:t>. In hoofdstuk 8 de benodigde resources</w:t>
      </w:r>
      <w:r w:rsidR="00ED4911">
        <w:t xml:space="preserve"> en </w:t>
      </w:r>
      <w:r w:rsidR="00003A74">
        <w:t xml:space="preserve">de </w:t>
      </w:r>
      <w:r w:rsidR="00ED4911">
        <w:t xml:space="preserve">begroting. </w:t>
      </w:r>
      <w:r w:rsidR="00003A74">
        <w:t xml:space="preserve">In hoofdstuk 9 </w:t>
      </w:r>
      <w:r w:rsidR="00C81418">
        <w:t>een verwijzing naar hoofdstuk 4 m</w:t>
      </w:r>
      <w:r w:rsidR="008E0017">
        <w:t>.</w:t>
      </w:r>
      <w:r w:rsidR="00C81418">
        <w:t>b</w:t>
      </w:r>
      <w:r w:rsidR="008E0017">
        <w:t>.</w:t>
      </w:r>
      <w:r w:rsidR="00C81418">
        <w:t>t</w:t>
      </w:r>
      <w:r w:rsidR="008E0017">
        <w:t>.</w:t>
      </w:r>
      <w:r w:rsidR="00C81418">
        <w:t xml:space="preserve"> de </w:t>
      </w:r>
      <w:r w:rsidR="003111A0">
        <w:t xml:space="preserve">projectorganisatie en tot slot in hoofdstuk 10 de risico-inventarisatie. </w:t>
      </w:r>
      <w:r w:rsidR="00003A74">
        <w:t xml:space="preserve"> </w:t>
      </w:r>
    </w:p>
    <w:p w14:paraId="486149B1" w14:textId="40BA5A44" w:rsidR="00896D01" w:rsidRPr="00896D01" w:rsidRDefault="00896D01" w:rsidP="00896D01">
      <w:pPr>
        <w:pStyle w:val="Default"/>
        <w:rPr>
          <w:rFonts w:ascii="Arial" w:eastAsia="Arial" w:hAnsi="Arial" w:cs="Arial"/>
          <w:color w:val="auto"/>
          <w:sz w:val="18"/>
          <w:szCs w:val="18"/>
        </w:rPr>
      </w:pPr>
    </w:p>
    <w:p w14:paraId="1AF326D9" w14:textId="52B7A89D" w:rsidR="003D1059" w:rsidRDefault="003D1059" w:rsidP="003464B4"/>
    <w:p w14:paraId="6CCB4A98" w14:textId="77777777" w:rsidR="00BC5D76" w:rsidRDefault="00BC5D76" w:rsidP="003464B4">
      <w:pPr>
        <w:rPr>
          <w:sz w:val="28"/>
          <w:szCs w:val="28"/>
        </w:rPr>
      </w:pPr>
      <w:bookmarkStart w:id="12" w:name="_rqhsy4dbhfh0" w:colFirst="0" w:colLast="0"/>
      <w:bookmarkStart w:id="13" w:name="_6zbkfd88z52d" w:colFirst="0" w:colLast="0"/>
      <w:bookmarkEnd w:id="12"/>
      <w:bookmarkEnd w:id="13"/>
      <w:r>
        <w:br w:type="page"/>
      </w:r>
    </w:p>
    <w:p w14:paraId="38583B3B" w14:textId="66FEC8E7" w:rsidR="002A526F" w:rsidRDefault="004F06F7" w:rsidP="003464B4">
      <w:pPr>
        <w:pStyle w:val="Kop1"/>
        <w:numPr>
          <w:ilvl w:val="0"/>
          <w:numId w:val="3"/>
        </w:numPr>
      </w:pPr>
      <w:bookmarkStart w:id="14" w:name="_Toc190031320"/>
      <w:r>
        <w:lastRenderedPageBreak/>
        <w:t>Project Start Architectuur (PSA)</w:t>
      </w:r>
      <w:bookmarkEnd w:id="14"/>
    </w:p>
    <w:p w14:paraId="76C79617" w14:textId="5D3D9394" w:rsidR="21775D90" w:rsidRDefault="21775D90" w:rsidP="21775D90"/>
    <w:p w14:paraId="524CAAA8" w14:textId="5E0CF71A" w:rsidR="2BC765B5" w:rsidRDefault="008E0017" w:rsidP="21775D90">
      <w:pPr>
        <w:spacing w:line="259" w:lineRule="auto"/>
      </w:pPr>
      <w:r>
        <w:t>Tijdens</w:t>
      </w:r>
      <w:r w:rsidR="2BC765B5" w:rsidRPr="21775D90">
        <w:t xml:space="preserve"> het opstellen van het PID is onvoldoende tijd geweest om een PSA op te stellen. Het opstellen van de PSA is</w:t>
      </w:r>
      <w:r w:rsidR="006277B2">
        <w:t xml:space="preserve"> daarmee</w:t>
      </w:r>
      <w:r w:rsidR="2BC765B5" w:rsidRPr="21775D90">
        <w:t xml:space="preserve"> één van de deliverables van het project geworden.  </w:t>
      </w:r>
    </w:p>
    <w:p w14:paraId="529CD220" w14:textId="4124DCCC" w:rsidR="21775D90" w:rsidRDefault="21775D90" w:rsidP="21775D90">
      <w:pPr>
        <w:spacing w:line="259" w:lineRule="auto"/>
      </w:pPr>
    </w:p>
    <w:p w14:paraId="5BA9AD90" w14:textId="12365CAF" w:rsidR="2BC765B5" w:rsidRDefault="2BC765B5" w:rsidP="21775D90">
      <w:pPr>
        <w:spacing w:line="259" w:lineRule="auto"/>
      </w:pPr>
      <w:r w:rsidRPr="21775D90">
        <w:t xml:space="preserve">Wel hebben we op basis van de oplossing van gemeente Rotterdam een eerste aanzet gemaakt met een overzicht van generieke processtappen, databronnen en bouwblokken en de relevante standaarden en richtlijnen die (mogelijk) worden toegepast in vergunning aanvraag en toetsingsproces dat digitaal wordt ondersteund op basis van BIM. Hierna noemen we dit (analoog aan de oplossing van Rotterdam) de Vergunning Controle Service (VCS). </w:t>
      </w:r>
    </w:p>
    <w:p w14:paraId="7E93B0C9" w14:textId="43859AE7" w:rsidR="21775D90" w:rsidRDefault="21775D90" w:rsidP="21775D90">
      <w:pPr>
        <w:spacing w:line="259" w:lineRule="auto"/>
      </w:pPr>
    </w:p>
    <w:p w14:paraId="3D575DE6" w14:textId="2E48B5CA" w:rsidR="2BC765B5" w:rsidRDefault="2BC765B5" w:rsidP="21775D90">
      <w:pPr>
        <w:spacing w:line="259" w:lineRule="auto"/>
      </w:pPr>
      <w:r w:rsidRPr="21775D90">
        <w:t xml:space="preserve">Onderstaande visuele weergave is verre van volledig en nadrukkelijk bedoeld als aanzet voor een PSA. Hieronder een korte toelichting.  </w:t>
      </w:r>
    </w:p>
    <w:p w14:paraId="65390D12" w14:textId="355D6F6D" w:rsidR="2BC765B5" w:rsidRDefault="2BC765B5" w:rsidP="21775D90">
      <w:pPr>
        <w:spacing w:after="160" w:line="257" w:lineRule="auto"/>
      </w:pPr>
      <w:r w:rsidRPr="21775D90">
        <w:rPr>
          <w:rFonts w:ascii="Aptos" w:eastAsia="Aptos" w:hAnsi="Aptos" w:cs="Aptos"/>
          <w:sz w:val="22"/>
          <w:szCs w:val="22"/>
        </w:rPr>
        <w:t xml:space="preserve"> </w:t>
      </w:r>
    </w:p>
    <w:p w14:paraId="79441929" w14:textId="5E6416FF" w:rsidR="525DD4EF" w:rsidRDefault="525DD4EF" w:rsidP="21775D90">
      <w:pPr>
        <w:spacing w:after="160" w:line="257" w:lineRule="auto"/>
      </w:pPr>
      <w:r>
        <w:rPr>
          <w:noProof/>
        </w:rPr>
        <w:drawing>
          <wp:inline distT="0" distB="0" distL="0" distR="0" wp14:anchorId="4B6B4B52" wp14:editId="5D24E9FE">
            <wp:extent cx="5400675" cy="2847975"/>
            <wp:effectExtent l="0" t="0" r="0" b="0"/>
            <wp:docPr id="1008317696" name="Picture 100831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2847975"/>
                    </a:xfrm>
                    <a:prstGeom prst="rect">
                      <a:avLst/>
                    </a:prstGeom>
                  </pic:spPr>
                </pic:pic>
              </a:graphicData>
            </a:graphic>
          </wp:inline>
        </w:drawing>
      </w:r>
      <w:r w:rsidR="2BC765B5" w:rsidRPr="21775D90">
        <w:rPr>
          <w:rFonts w:ascii="Aptos" w:eastAsia="Aptos" w:hAnsi="Aptos" w:cs="Aptos"/>
          <w:sz w:val="22"/>
          <w:szCs w:val="22"/>
        </w:rPr>
        <w:t xml:space="preserve"> </w:t>
      </w:r>
    </w:p>
    <w:p w14:paraId="1870BC55" w14:textId="1DE3C583" w:rsidR="2BC765B5" w:rsidRDefault="2BC765B5" w:rsidP="21775D90">
      <w:pPr>
        <w:pStyle w:val="Lijstalinea"/>
        <w:numPr>
          <w:ilvl w:val="0"/>
          <w:numId w:val="1"/>
        </w:numPr>
        <w:spacing w:line="259" w:lineRule="auto"/>
        <w:rPr>
          <w:rFonts w:eastAsia="Verdana" w:cs="Arial"/>
          <w:szCs w:val="18"/>
        </w:rPr>
      </w:pPr>
      <w:r w:rsidRPr="21775D90">
        <w:rPr>
          <w:rFonts w:eastAsia="Verdana" w:cs="Arial"/>
          <w:szCs w:val="18"/>
        </w:rPr>
        <w:t>Domein / werkveld dat verantwoordelijk (“eigenaar”</w:t>
      </w:r>
      <w:r w:rsidR="0E491F9C" w:rsidRPr="21775D90">
        <w:rPr>
          <w:rFonts w:eastAsia="Verdana" w:cs="Arial"/>
          <w:szCs w:val="18"/>
        </w:rPr>
        <w:t xml:space="preserve">) </w:t>
      </w:r>
      <w:r w:rsidRPr="21775D90">
        <w:rPr>
          <w:rFonts w:eastAsia="Verdana" w:cs="Arial"/>
          <w:szCs w:val="18"/>
        </w:rPr>
        <w:t xml:space="preserve">  is voor het aanbieden van de databronnen en bouwblokken conform de gezamenlijke afspraken.</w:t>
      </w:r>
    </w:p>
    <w:p w14:paraId="698D6127" w14:textId="50218916" w:rsidR="2BC765B5" w:rsidRDefault="2BC765B5" w:rsidP="21775D90">
      <w:pPr>
        <w:pStyle w:val="Lijstalinea"/>
        <w:numPr>
          <w:ilvl w:val="0"/>
          <w:numId w:val="1"/>
        </w:numPr>
        <w:spacing w:line="259" w:lineRule="auto"/>
        <w:rPr>
          <w:rFonts w:eastAsia="Verdana" w:cs="Arial"/>
          <w:szCs w:val="18"/>
        </w:rPr>
      </w:pPr>
      <w:r w:rsidRPr="21775D90">
        <w:rPr>
          <w:rFonts w:eastAsia="Verdana" w:cs="Arial"/>
          <w:szCs w:val="18"/>
        </w:rPr>
        <w:t>Het hoofdproces dat wordt ondersteund met VCS in hoofdstappen.</w:t>
      </w:r>
    </w:p>
    <w:p w14:paraId="7672E1BA" w14:textId="705878EB" w:rsidR="2BC765B5" w:rsidRDefault="2BC765B5" w:rsidP="21775D90">
      <w:pPr>
        <w:pStyle w:val="Lijstalinea"/>
        <w:numPr>
          <w:ilvl w:val="0"/>
          <w:numId w:val="1"/>
        </w:numPr>
        <w:spacing w:line="259" w:lineRule="auto"/>
        <w:rPr>
          <w:rFonts w:eastAsia="Verdana" w:cs="Arial"/>
          <w:szCs w:val="18"/>
        </w:rPr>
      </w:pPr>
      <w:r w:rsidRPr="21775D90">
        <w:rPr>
          <w:rFonts w:eastAsia="Verdana" w:cs="Arial"/>
          <w:szCs w:val="18"/>
        </w:rPr>
        <w:t xml:space="preserve">De databronnen die worden gebruikt / aangeroepen binnen het VCS. In rood de relevante (internationale) standaarden waarvoor binnen de keten afspraken moeten worden gemaakt over de wijze van hanteren en gebruiken binnen de nationale context. </w:t>
      </w:r>
    </w:p>
    <w:p w14:paraId="3699AD60" w14:textId="5D0A1D80" w:rsidR="2BC765B5" w:rsidRDefault="2BC765B5" w:rsidP="21775D90">
      <w:pPr>
        <w:pStyle w:val="Lijstalinea"/>
        <w:numPr>
          <w:ilvl w:val="0"/>
          <w:numId w:val="1"/>
        </w:numPr>
        <w:spacing w:line="259" w:lineRule="auto"/>
        <w:rPr>
          <w:rFonts w:eastAsia="Verdana" w:cs="Arial"/>
          <w:szCs w:val="18"/>
        </w:rPr>
      </w:pPr>
      <w:r w:rsidRPr="21775D90">
        <w:rPr>
          <w:rFonts w:eastAsia="Verdana" w:cs="Arial"/>
          <w:szCs w:val="18"/>
        </w:rPr>
        <w:t>Overige richtlijnen en afspraken die een rol kunnen spelen of input kunnen zijn voor de gezamenlijke afspraken / standaarden.</w:t>
      </w:r>
    </w:p>
    <w:p w14:paraId="029E64BD" w14:textId="3092EADB" w:rsidR="2BC765B5" w:rsidRDefault="2BC765B5" w:rsidP="21775D90">
      <w:pPr>
        <w:pStyle w:val="Lijstalinea"/>
        <w:numPr>
          <w:ilvl w:val="0"/>
          <w:numId w:val="1"/>
        </w:numPr>
        <w:spacing w:line="259" w:lineRule="auto"/>
        <w:rPr>
          <w:rFonts w:eastAsia="Verdana" w:cs="Arial"/>
          <w:szCs w:val="18"/>
        </w:rPr>
      </w:pPr>
      <w:r w:rsidRPr="21775D90">
        <w:rPr>
          <w:rFonts w:eastAsia="Verdana" w:cs="Arial"/>
          <w:szCs w:val="18"/>
        </w:rPr>
        <w:t>Infrastructuur / stelsel / platform waarover de gegevens en diensten conform de gemaakte afspraken kunnen worden uitgewisseld (opgevraagd / aangeroepen / uitgevoerd etc.).</w:t>
      </w:r>
    </w:p>
    <w:p w14:paraId="48378F41" w14:textId="77777777" w:rsidR="00277585" w:rsidRDefault="00277585" w:rsidP="21775D90">
      <w:pPr>
        <w:spacing w:after="160" w:line="257" w:lineRule="auto"/>
        <w:rPr>
          <w:rFonts w:ascii="Aptos" w:eastAsia="Aptos" w:hAnsi="Aptos" w:cs="Aptos"/>
          <w:sz w:val="22"/>
          <w:szCs w:val="22"/>
        </w:rPr>
      </w:pPr>
    </w:p>
    <w:p w14:paraId="50A0EDC2" w14:textId="078CE2A6" w:rsidR="2BC765B5" w:rsidRDefault="00AA56AF" w:rsidP="21775D90">
      <w:pPr>
        <w:spacing w:after="160" w:line="257" w:lineRule="auto"/>
      </w:pPr>
      <w:r>
        <w:t xml:space="preserve">Ons voorstel is in </w:t>
      </w:r>
      <w:r w:rsidR="00277585">
        <w:t xml:space="preserve">de </w:t>
      </w:r>
      <w:r>
        <w:t>aanloop van de start</w:t>
      </w:r>
      <w:r w:rsidR="2BC765B5" w:rsidRPr="21775D90">
        <w:t xml:space="preserve"> van het project </w:t>
      </w:r>
      <w:r>
        <w:t>d</w:t>
      </w:r>
      <w:r w:rsidR="2BC765B5" w:rsidRPr="21775D90">
        <w:t xml:space="preserve">it overzicht </w:t>
      </w:r>
      <w:r>
        <w:t>te toetsen</w:t>
      </w:r>
      <w:r w:rsidR="2BC765B5" w:rsidRPr="21775D90">
        <w:t xml:space="preserve"> en verder</w:t>
      </w:r>
      <w:r>
        <w:t xml:space="preserve"> uit te werken</w:t>
      </w:r>
      <w:r w:rsidR="00DC486E">
        <w:t>, zodat het voldoet aan de eisen van een PSA</w:t>
      </w:r>
      <w:r w:rsidR="2BC765B5" w:rsidRPr="21775D90">
        <w:t xml:space="preserve"> (zie hoofdstuk 4 voor nadere toelichting van de aanpak).  </w:t>
      </w:r>
    </w:p>
    <w:p w14:paraId="23C3BC12" w14:textId="7293A89E" w:rsidR="21775D90" w:rsidRDefault="21775D90" w:rsidP="21775D90"/>
    <w:p w14:paraId="28CE9866" w14:textId="77777777" w:rsidR="00082EDC" w:rsidRDefault="00082EDC" w:rsidP="003464B4"/>
    <w:p w14:paraId="1BB6A295" w14:textId="77777777" w:rsidR="001E07EA" w:rsidRDefault="001E07EA" w:rsidP="003464B4"/>
    <w:p w14:paraId="0D798B46" w14:textId="77777777" w:rsidR="00EB454B" w:rsidRPr="00B1081D" w:rsidRDefault="00EB454B" w:rsidP="003464B4"/>
    <w:p w14:paraId="0C2117A6" w14:textId="77777777" w:rsidR="009B6FD4" w:rsidRDefault="009B6FD4" w:rsidP="003464B4">
      <w:pPr>
        <w:rPr>
          <w:sz w:val="28"/>
          <w:szCs w:val="28"/>
        </w:rPr>
      </w:pPr>
      <w:r>
        <w:br w:type="page"/>
      </w:r>
    </w:p>
    <w:p w14:paraId="60D643C5" w14:textId="709E0CCC" w:rsidR="00E43684" w:rsidRDefault="00927EF6" w:rsidP="003464B4">
      <w:pPr>
        <w:pStyle w:val="Kop1"/>
        <w:numPr>
          <w:ilvl w:val="0"/>
          <w:numId w:val="3"/>
        </w:numPr>
        <w:rPr>
          <w:lang w:val="en-GB"/>
        </w:rPr>
      </w:pPr>
      <w:bookmarkStart w:id="15" w:name="_Toc190031321"/>
      <w:r w:rsidRPr="00390BCB">
        <w:rPr>
          <w:lang w:val="en-GB"/>
        </w:rPr>
        <w:lastRenderedPageBreak/>
        <w:t>Projectresultaten</w:t>
      </w:r>
      <w:bookmarkEnd w:id="15"/>
    </w:p>
    <w:p w14:paraId="0411B898" w14:textId="22D06C76" w:rsidR="00EE0C14" w:rsidRPr="0075641E" w:rsidRDefault="0075641E" w:rsidP="003464B4">
      <w:r w:rsidRPr="0075641E">
        <w:t xml:space="preserve">In dit hoofdstuk de </w:t>
      </w:r>
      <w:r>
        <w:t>opsomming en toelichting van de verschillende projectresultaten</w:t>
      </w:r>
      <w:r w:rsidR="00E12EDE">
        <w:t xml:space="preserve"> voor het komend jaar.</w:t>
      </w:r>
      <w:r w:rsidR="00472619">
        <w:t xml:space="preserve"> In dit hoofdstuk beschrijven we ook kort de aa</w:t>
      </w:r>
      <w:r w:rsidR="00A412E8">
        <w:t>npak om te komen tot het betreffende resultaat. In hoofdstuk</w:t>
      </w:r>
      <w:r w:rsidR="00646C43">
        <w:t xml:space="preserve"> 7 wordt de planning en de afhankelijkheid van de verschillende projectresultaten toegelicht. </w:t>
      </w:r>
    </w:p>
    <w:p w14:paraId="4547A229" w14:textId="3252A0E8" w:rsidR="003413DB" w:rsidRPr="0075641E" w:rsidRDefault="003413DB" w:rsidP="003464B4"/>
    <w:p w14:paraId="506097B0" w14:textId="7EA39ACB" w:rsidR="00586C6C" w:rsidRDefault="00586C6C" w:rsidP="003464B4">
      <w:pPr>
        <w:pStyle w:val="Kop2"/>
        <w:numPr>
          <w:ilvl w:val="1"/>
          <w:numId w:val="3"/>
        </w:numPr>
      </w:pPr>
      <w:bookmarkStart w:id="16" w:name="_Toc190031322"/>
      <w:r w:rsidRPr="00586C6C">
        <w:t>Ontwikkelen landelijke afspraak/standaard</w:t>
      </w:r>
      <w:bookmarkEnd w:id="16"/>
    </w:p>
    <w:p w14:paraId="45EA2FC6" w14:textId="69AB8168" w:rsidR="00AF4A4B" w:rsidRDefault="00AF4A4B" w:rsidP="00AF4A4B">
      <w:r>
        <w:t xml:space="preserve">In hoofdstuk 2 </w:t>
      </w:r>
      <w:r w:rsidR="00A564DA">
        <w:t xml:space="preserve">is het belang toegelicht om te komen tot afspraken over </w:t>
      </w:r>
      <w:r w:rsidR="00B03C14">
        <w:t>het aan te leveren BIM model in IFC formaat</w:t>
      </w:r>
      <w:r w:rsidR="00AD783A">
        <w:t xml:space="preserve"> door de indieners van een vergunning</w:t>
      </w:r>
      <w:r w:rsidR="00C57EDE">
        <w:t>. De indieners moeten gebruik kunnen maken van afgestemde invulling van de IFC standaard</w:t>
      </w:r>
      <w:r w:rsidR="005A272F">
        <w:t>, een soort profiel van de standaard</w:t>
      </w:r>
      <w:r w:rsidR="004878BB">
        <w:t>, we noemen dit een afspraak</w:t>
      </w:r>
      <w:r w:rsidR="005A272F">
        <w:t xml:space="preserve">. De indieners moeten de </w:t>
      </w:r>
      <w:r w:rsidR="004878BB">
        <w:t xml:space="preserve">benodigde </w:t>
      </w:r>
      <w:r w:rsidR="005A272F">
        <w:t>informatie in het model stoppen</w:t>
      </w:r>
      <w:r w:rsidR="00336D41">
        <w:t>, zo</w:t>
      </w:r>
      <w:r w:rsidR="00987820">
        <w:t xml:space="preserve">dat de ontvangers het kunnen verwerken en kunnen lezen. </w:t>
      </w:r>
    </w:p>
    <w:p w14:paraId="6FC4582D" w14:textId="77777777" w:rsidR="00987820" w:rsidRDefault="00987820" w:rsidP="00AF4A4B"/>
    <w:p w14:paraId="3DA92181" w14:textId="6AA42553" w:rsidR="002538ED" w:rsidRDefault="00987820" w:rsidP="00AF4A4B">
      <w:r>
        <w:t xml:space="preserve">De gemeente Rotterdam stemt </w:t>
      </w:r>
      <w:commentRangeStart w:id="17"/>
      <w:r>
        <w:t>nu</w:t>
      </w:r>
      <w:commentRangeEnd w:id="17"/>
      <w:r w:rsidR="007345B8">
        <w:rPr>
          <w:rStyle w:val="Verwijzingopmerking"/>
        </w:rPr>
        <w:commentReference w:id="17"/>
      </w:r>
      <w:r>
        <w:t xml:space="preserve"> af met </w:t>
      </w:r>
      <w:proofErr w:type="spellStart"/>
      <w:r>
        <w:t>Neprom</w:t>
      </w:r>
      <w:proofErr w:type="spellEnd"/>
      <w:r>
        <w:t xml:space="preserve"> over de invulling van </w:t>
      </w:r>
      <w:r w:rsidR="007B5995">
        <w:t xml:space="preserve">de </w:t>
      </w:r>
      <w:r w:rsidR="00692F2D">
        <w:t>afspraak</w:t>
      </w:r>
      <w:r>
        <w:t xml:space="preserve">. </w:t>
      </w:r>
      <w:r w:rsidR="00B51D84">
        <w:t>Goed dat deze afstemming nu plaatsvindt</w:t>
      </w:r>
      <w:r w:rsidR="00FC4497">
        <w:t xml:space="preserve">. Vanuit het gemeentelijke veld zal in het ieder geval de VNG betrokken moeten zijn bij deze afstemming en </w:t>
      </w:r>
      <w:r w:rsidR="003B098E">
        <w:t>bij voorkeur</w:t>
      </w:r>
      <w:r w:rsidR="00FC4497">
        <w:t xml:space="preserve"> ook meerdere gemeenten</w:t>
      </w:r>
      <w:r w:rsidR="003B098E">
        <w:t xml:space="preserve">, zodat een evenwichtige en bredere gemeentelijke vertegenwoordiging afspraken maakt met </w:t>
      </w:r>
      <w:proofErr w:type="spellStart"/>
      <w:r w:rsidR="00602F89">
        <w:t>Neprom</w:t>
      </w:r>
      <w:proofErr w:type="spellEnd"/>
      <w:r w:rsidR="00602F89">
        <w:t xml:space="preserve"> en andere stakeholders</w:t>
      </w:r>
      <w:r w:rsidR="00FC4497">
        <w:t xml:space="preserve">. </w:t>
      </w:r>
      <w:r w:rsidR="00CB605A">
        <w:t xml:space="preserve">Dit vergroot het draagvlak aan gemeentelijke kant en </w:t>
      </w:r>
      <w:r w:rsidR="00944BC2">
        <w:t xml:space="preserve">zorgt ervoor dat de gemeentelijke belangen en adoptie hiermee geregeld is. Aan de kant van de indieners </w:t>
      </w:r>
      <w:r w:rsidR="00822CA4">
        <w:t xml:space="preserve">is het ook </w:t>
      </w:r>
      <w:r w:rsidR="003E3342">
        <w:t>aan te bevelen</w:t>
      </w:r>
      <w:r w:rsidR="00822CA4">
        <w:t xml:space="preserve"> de groep </w:t>
      </w:r>
      <w:r w:rsidR="003E3342">
        <w:t xml:space="preserve">te </w:t>
      </w:r>
      <w:r w:rsidR="00822CA4">
        <w:t>verbred</w:t>
      </w:r>
      <w:r w:rsidR="003E3342">
        <w:t>en</w:t>
      </w:r>
      <w:r w:rsidR="00822CA4">
        <w:t xml:space="preserve"> met </w:t>
      </w:r>
      <w:proofErr w:type="spellStart"/>
      <w:r w:rsidR="006615E2">
        <w:t>WoningbouwersNL</w:t>
      </w:r>
      <w:proofErr w:type="spellEnd"/>
      <w:r w:rsidR="003214E3">
        <w:t xml:space="preserve"> (</w:t>
      </w:r>
      <w:proofErr w:type="spellStart"/>
      <w:r w:rsidR="003214E3">
        <w:t>mede-ondertekenaar</w:t>
      </w:r>
      <w:proofErr w:type="spellEnd"/>
      <w:r w:rsidR="003214E3">
        <w:t>)</w:t>
      </w:r>
      <w:r w:rsidR="00942E99">
        <w:t>, NL ingenieurs en wellicht BNA.</w:t>
      </w:r>
      <w:r w:rsidR="003214E3">
        <w:t xml:space="preserve"> </w:t>
      </w:r>
      <w:r w:rsidR="00C55A54">
        <w:t xml:space="preserve">Het belang van DSO is te groot om te ontbreken in deze groep, dus mogelijk ook vanuit </w:t>
      </w:r>
      <w:r w:rsidR="00FF7904">
        <w:t xml:space="preserve">DSO een inhoudelijke bijdrage en tot slot is het wellicht aan te raden om vertegenwoordiging vanuit Building Smart aan te laten </w:t>
      </w:r>
      <w:r w:rsidR="005C36D9">
        <w:t>participeren</w:t>
      </w:r>
      <w:r w:rsidR="00FF7904">
        <w:t>.</w:t>
      </w:r>
      <w:r w:rsidR="007E6C9E">
        <w:t xml:space="preserve"> Building Smart is de beheerder van de BIM standaard. </w:t>
      </w:r>
      <w:r w:rsidR="00FF7904">
        <w:t xml:space="preserve"> </w:t>
      </w:r>
    </w:p>
    <w:p w14:paraId="2130BCF2" w14:textId="77777777" w:rsidR="002538ED" w:rsidRDefault="002538ED" w:rsidP="00AF4A4B"/>
    <w:p w14:paraId="4997B3A9" w14:textId="2FFE58AB" w:rsidR="00FC0E20" w:rsidRDefault="002538ED" w:rsidP="00AF4A4B">
      <w:r>
        <w:t xml:space="preserve">Op dit moment is ons nog niet duidelijk wie </w:t>
      </w:r>
      <w:r w:rsidR="00FA0DB2">
        <w:t xml:space="preserve">de </w:t>
      </w:r>
      <w:r>
        <w:t xml:space="preserve">initiatiefnemer </w:t>
      </w:r>
      <w:r w:rsidR="00FA0DB2">
        <w:t xml:space="preserve">en organisator </w:t>
      </w:r>
      <w:r>
        <w:t xml:space="preserve">moet worden van deze </w:t>
      </w:r>
      <w:r w:rsidR="00FA0DB2">
        <w:t>werkgroep</w:t>
      </w:r>
      <w:r w:rsidR="000933DB">
        <w:t xml:space="preserve">, wellicht </w:t>
      </w:r>
      <w:proofErr w:type="spellStart"/>
      <w:r w:rsidR="000933DB">
        <w:t>Digigo</w:t>
      </w:r>
      <w:proofErr w:type="spellEnd"/>
      <w:r w:rsidR="000933DB">
        <w:t>?</w:t>
      </w:r>
      <w:r w:rsidR="0017243F">
        <w:t xml:space="preserve"> De projectgroep kan het voortouw nemen, maar </w:t>
      </w:r>
      <w:r w:rsidR="00093B33">
        <w:t>een projectgroep is tijdelijk. Hier is continuïteit belangrijk!</w:t>
      </w:r>
      <w:r w:rsidR="00FA0DB2">
        <w:t xml:space="preserve"> Ook zijn wij benieuwd of de genoemde </w:t>
      </w:r>
      <w:r w:rsidR="00572E71">
        <w:t>partijen zitting willen en kunnen nemen in deze werkgroep.</w:t>
      </w:r>
      <w:r w:rsidR="00B923DA">
        <w:t xml:space="preserve"> </w:t>
      </w:r>
      <w:r w:rsidR="00235AA0">
        <w:t>(</w:t>
      </w:r>
      <w:commentRangeStart w:id="18"/>
      <w:r w:rsidR="00B923DA" w:rsidRPr="00B923DA">
        <w:rPr>
          <w:highlight w:val="yellow"/>
        </w:rPr>
        <w:t>Graag een reactie bij het reviewen</w:t>
      </w:r>
      <w:r w:rsidR="005C36D9">
        <w:rPr>
          <w:highlight w:val="yellow"/>
        </w:rPr>
        <w:t xml:space="preserve"> op de vraag wie zitting moet hebben en wie uiteindelijk de beheerder van de afspraak moet worden</w:t>
      </w:r>
      <w:r w:rsidR="00B923DA" w:rsidRPr="00B923DA">
        <w:rPr>
          <w:highlight w:val="yellow"/>
        </w:rPr>
        <w:t>!</w:t>
      </w:r>
      <w:r w:rsidR="00235AA0">
        <w:t>)</w:t>
      </w:r>
      <w:commentRangeEnd w:id="18"/>
      <w:r w:rsidR="007345B8">
        <w:rPr>
          <w:rStyle w:val="Verwijzingopmerking"/>
        </w:rPr>
        <w:commentReference w:id="18"/>
      </w:r>
    </w:p>
    <w:p w14:paraId="79125A60" w14:textId="77777777" w:rsidR="00FC0E20" w:rsidRDefault="00FC0E20" w:rsidP="00AF4A4B"/>
    <w:p w14:paraId="3E5DE87D" w14:textId="7857D66A" w:rsidR="00987820" w:rsidRDefault="00FC0E20" w:rsidP="00AF4A4B">
      <w:r>
        <w:t>De werkgroep moet werken aan een eerste versie van de afspraak</w:t>
      </w:r>
      <w:r w:rsidR="005747C1">
        <w:t xml:space="preserve">. Deze versie zal vervolgens moeten worden </w:t>
      </w:r>
      <w:r w:rsidR="00E05125">
        <w:t>geïmplementeerd</w:t>
      </w:r>
      <w:r w:rsidR="005747C1">
        <w:t xml:space="preserve"> in de</w:t>
      </w:r>
      <w:r w:rsidR="00E05125">
        <w:t xml:space="preserve"> te verwerven</w:t>
      </w:r>
      <w:r w:rsidR="005747C1">
        <w:t xml:space="preserve"> </w:t>
      </w:r>
      <w:r w:rsidR="00B923DA">
        <w:t>proefomgeving</w:t>
      </w:r>
      <w:r w:rsidR="00E05125">
        <w:t xml:space="preserve">. De afspraak is ook </w:t>
      </w:r>
      <w:r w:rsidR="00235AA0">
        <w:t xml:space="preserve">belangrijke </w:t>
      </w:r>
      <w:r w:rsidR="00E05125">
        <w:t>input bij de verwerving</w:t>
      </w:r>
      <w:r w:rsidR="00B923DA">
        <w:t xml:space="preserve"> van de proefomgeving</w:t>
      </w:r>
      <w:r w:rsidR="00E05125">
        <w:t xml:space="preserve">. </w:t>
      </w:r>
      <w:r w:rsidR="00455E2F">
        <w:t xml:space="preserve">De eerste versie zal zoveel mogelijk worden gebaseerd op de huidige afspraken tussen de gemeente Rotterdam en </w:t>
      </w:r>
      <w:proofErr w:type="spellStart"/>
      <w:r w:rsidR="0030401E">
        <w:t>Neprom</w:t>
      </w:r>
      <w:proofErr w:type="spellEnd"/>
      <w:r w:rsidR="0030401E">
        <w:t xml:space="preserve">. </w:t>
      </w:r>
      <w:r w:rsidR="00F873BD">
        <w:t xml:space="preserve">De verwachting is dat de </w:t>
      </w:r>
      <w:r w:rsidR="00235AA0">
        <w:t xml:space="preserve">invulling van de </w:t>
      </w:r>
      <w:r w:rsidR="00F873BD">
        <w:t>eerste versie van de afspraak zich z</w:t>
      </w:r>
      <w:r w:rsidR="00235AA0">
        <w:t>al</w:t>
      </w:r>
      <w:r w:rsidR="00F873BD">
        <w:t xml:space="preserve"> beperken tot </w:t>
      </w:r>
      <w:r w:rsidR="004166F5">
        <w:t>de toets van het bouwwerk op de omgevingsplanactiviteit (OPA)</w:t>
      </w:r>
      <w:r w:rsidR="00071EE1">
        <w:t xml:space="preserve">. Deze stap wordt ook gezien als een eerste logische stap en kan volledig worden gecontroleerd op basis van de </w:t>
      </w:r>
      <w:proofErr w:type="spellStart"/>
      <w:r w:rsidR="001F3857">
        <w:t>georeferentie</w:t>
      </w:r>
      <w:proofErr w:type="spellEnd"/>
      <w:r w:rsidR="001F3857">
        <w:t xml:space="preserve"> en geldende regels. </w:t>
      </w:r>
    </w:p>
    <w:p w14:paraId="79528C6D" w14:textId="77777777" w:rsidR="00C27A3A" w:rsidRDefault="00C27A3A" w:rsidP="00AF4A4B"/>
    <w:p w14:paraId="00B1143A" w14:textId="24B19584" w:rsidR="00DD09FD" w:rsidRDefault="00DD09FD" w:rsidP="00AF4A4B">
      <w:r>
        <w:t xml:space="preserve">Verwachte doorlooptijd </w:t>
      </w:r>
      <w:r w:rsidR="00542248">
        <w:t>om te komen tot een eerste versie van de afspraak</w:t>
      </w:r>
      <w:r w:rsidR="00DA4D87">
        <w:t xml:space="preserve"> is 2 a 3 maanden</w:t>
      </w:r>
      <w:r w:rsidR="00450F90">
        <w:t xml:space="preserve">. Frequentie overleg </w:t>
      </w:r>
      <w:r w:rsidR="001F5B8D">
        <w:t xml:space="preserve">om te komen tot eerste versie </w:t>
      </w:r>
      <w:r w:rsidR="00BC4FF0">
        <w:t>1 x per twee weken</w:t>
      </w:r>
      <w:r w:rsidR="00AA6125">
        <w:t xml:space="preserve"> a 1,5 a 2 uur</w:t>
      </w:r>
      <w:r w:rsidR="00BC4FF0">
        <w:t xml:space="preserve">. </w:t>
      </w:r>
    </w:p>
    <w:p w14:paraId="50DF5C4B" w14:textId="77777777" w:rsidR="00DD09FD" w:rsidRDefault="00DD09FD" w:rsidP="00AF4A4B"/>
    <w:p w14:paraId="5EDC0D25" w14:textId="77777777" w:rsidR="00421F6F" w:rsidRDefault="00C27A3A" w:rsidP="00F917F2">
      <w:pPr>
        <w:pStyle w:val="Lijstalinea"/>
        <w:numPr>
          <w:ilvl w:val="0"/>
          <w:numId w:val="14"/>
        </w:numPr>
      </w:pPr>
      <w:r>
        <w:t xml:space="preserve">Voorzitter </w:t>
      </w:r>
      <w:r w:rsidR="00A75887">
        <w:t>standaardisatie</w:t>
      </w:r>
      <w:r w:rsidR="006C2A5F">
        <w:t>overleg</w:t>
      </w:r>
    </w:p>
    <w:p w14:paraId="1069C4B0" w14:textId="2A016032" w:rsidR="00C27A3A" w:rsidRDefault="00421F6F" w:rsidP="00F917F2">
      <w:pPr>
        <w:pStyle w:val="Lijstalinea"/>
        <w:numPr>
          <w:ilvl w:val="0"/>
          <w:numId w:val="14"/>
        </w:numPr>
      </w:pPr>
      <w:r>
        <w:t>Specialist standaarden</w:t>
      </w:r>
      <w:r w:rsidR="00CE015C">
        <w:t>, bij voorkeur aan BIM gerelateerde standaarden, zie hoofdstuk 3</w:t>
      </w:r>
      <w:r w:rsidR="00565436">
        <w:t>.</w:t>
      </w:r>
      <w:r w:rsidR="006C2A5F">
        <w:tab/>
      </w:r>
    </w:p>
    <w:p w14:paraId="45DF93EE" w14:textId="17E425AF" w:rsidR="004B5EA2" w:rsidRDefault="00AA6125" w:rsidP="00F917F2">
      <w:pPr>
        <w:pStyle w:val="Lijstalinea"/>
        <w:numPr>
          <w:ilvl w:val="0"/>
          <w:numId w:val="14"/>
        </w:numPr>
      </w:pPr>
      <w:r>
        <w:t>Vertegenwoordiging gemeente Rotterdam</w:t>
      </w:r>
    </w:p>
    <w:p w14:paraId="0EF7C630" w14:textId="62F1125B" w:rsidR="00AA6125" w:rsidRDefault="00AA6125" w:rsidP="00F917F2">
      <w:pPr>
        <w:pStyle w:val="Lijstalinea"/>
        <w:numPr>
          <w:ilvl w:val="0"/>
          <w:numId w:val="14"/>
        </w:numPr>
      </w:pPr>
      <w:r>
        <w:t>Vertegenwoordiging gemeente n</w:t>
      </w:r>
    </w:p>
    <w:p w14:paraId="7EE07C82" w14:textId="024A009A" w:rsidR="00AA6125" w:rsidRDefault="00E5695A" w:rsidP="00F917F2">
      <w:pPr>
        <w:pStyle w:val="Lijstalinea"/>
        <w:numPr>
          <w:ilvl w:val="0"/>
          <w:numId w:val="14"/>
        </w:numPr>
      </w:pPr>
      <w:r>
        <w:t>Vertegenwoordiging VNG</w:t>
      </w:r>
    </w:p>
    <w:p w14:paraId="32F4609A" w14:textId="2618B992" w:rsidR="00E5695A" w:rsidRDefault="00E5695A" w:rsidP="00F917F2">
      <w:pPr>
        <w:pStyle w:val="Lijstalinea"/>
        <w:numPr>
          <w:ilvl w:val="0"/>
          <w:numId w:val="14"/>
        </w:numPr>
      </w:pPr>
      <w:r>
        <w:t xml:space="preserve">Vertegenwoordiging </w:t>
      </w:r>
      <w:proofErr w:type="spellStart"/>
      <w:r>
        <w:t>Neprom</w:t>
      </w:r>
      <w:proofErr w:type="spellEnd"/>
    </w:p>
    <w:p w14:paraId="4EFEE111" w14:textId="32AAF115" w:rsidR="00E5695A" w:rsidRDefault="00E5695A" w:rsidP="00F917F2">
      <w:pPr>
        <w:pStyle w:val="Lijstalinea"/>
        <w:numPr>
          <w:ilvl w:val="0"/>
          <w:numId w:val="14"/>
        </w:numPr>
      </w:pPr>
      <w:r>
        <w:t>Vertegenwoordiging BNA</w:t>
      </w:r>
    </w:p>
    <w:p w14:paraId="3CD5AE65" w14:textId="196ECDB6" w:rsidR="009D36E2" w:rsidRDefault="009D36E2" w:rsidP="00F917F2">
      <w:pPr>
        <w:pStyle w:val="Lijstalinea"/>
        <w:numPr>
          <w:ilvl w:val="0"/>
          <w:numId w:val="14"/>
        </w:numPr>
      </w:pPr>
      <w:r>
        <w:t>Vertegenwoordiging DSO</w:t>
      </w:r>
    </w:p>
    <w:p w14:paraId="17C20DBD" w14:textId="76F0E64F" w:rsidR="00E5695A" w:rsidRDefault="00E5695A" w:rsidP="00F917F2">
      <w:pPr>
        <w:pStyle w:val="Lijstalinea"/>
        <w:numPr>
          <w:ilvl w:val="0"/>
          <w:numId w:val="14"/>
        </w:numPr>
      </w:pPr>
      <w:r>
        <w:t xml:space="preserve">Vertegenwoordiging </w:t>
      </w:r>
      <w:proofErr w:type="spellStart"/>
      <w:r w:rsidR="00497DD7">
        <w:t>WoningbouwersNL</w:t>
      </w:r>
      <w:proofErr w:type="spellEnd"/>
    </w:p>
    <w:p w14:paraId="77314303" w14:textId="5D344BF6" w:rsidR="00497DD7" w:rsidRDefault="00497DD7" w:rsidP="00F917F2">
      <w:pPr>
        <w:pStyle w:val="Lijstalinea"/>
        <w:numPr>
          <w:ilvl w:val="0"/>
          <w:numId w:val="14"/>
        </w:numPr>
      </w:pPr>
      <w:r>
        <w:t>Vertegenwoordiging NL ingenieurs</w:t>
      </w:r>
    </w:p>
    <w:p w14:paraId="0E7377B9" w14:textId="5B2A370A" w:rsidR="009E2C0B" w:rsidRDefault="009E2C0B" w:rsidP="00F917F2">
      <w:pPr>
        <w:pStyle w:val="Lijstalinea"/>
        <w:numPr>
          <w:ilvl w:val="0"/>
          <w:numId w:val="14"/>
        </w:numPr>
      </w:pPr>
      <w:r>
        <w:t>Secretaris</w:t>
      </w:r>
      <w:r w:rsidR="00887D93">
        <w:t xml:space="preserve"> van het overleg</w:t>
      </w:r>
    </w:p>
    <w:p w14:paraId="19C47D44" w14:textId="77777777" w:rsidR="008F673A" w:rsidRDefault="008F673A" w:rsidP="00AF4A4B"/>
    <w:p w14:paraId="69BCCD7F" w14:textId="2CBCCDE3" w:rsidR="008F673A" w:rsidRPr="00AF4A4B" w:rsidRDefault="00DE7838" w:rsidP="00AF4A4B">
      <w:r>
        <w:t xml:space="preserve">Tijdsbelasting </w:t>
      </w:r>
      <w:r w:rsidR="00291FE7">
        <w:t xml:space="preserve">voor de vertegenwoordigers </w:t>
      </w:r>
      <w:r w:rsidR="008F2B90">
        <w:t xml:space="preserve">en de voorzitter </w:t>
      </w:r>
      <w:r w:rsidR="00291FE7">
        <w:t xml:space="preserve">is </w:t>
      </w:r>
      <w:r w:rsidR="008A69B7">
        <w:t xml:space="preserve">max </w:t>
      </w:r>
      <w:r w:rsidR="001817DE">
        <w:t>2 a 4 uur per week</w:t>
      </w:r>
      <w:r w:rsidR="00EC497A">
        <w:t xml:space="preserve"> 3 maanden lang. </w:t>
      </w:r>
      <w:r w:rsidR="008F2B90">
        <w:t xml:space="preserve">De specialist standaarden en secretaris </w:t>
      </w:r>
      <w:r w:rsidR="00F34585">
        <w:t>hebben een grotere tijdsbelasting</w:t>
      </w:r>
      <w:r w:rsidR="00CD57DB">
        <w:t xml:space="preserve">. Verwachting is </w:t>
      </w:r>
      <w:r w:rsidR="00DA7671">
        <w:t>8 a 12 uur per week in deze periode</w:t>
      </w:r>
      <w:r w:rsidR="009D36E2">
        <w:t xml:space="preserve"> van 2 a 3 maanden</w:t>
      </w:r>
      <w:r w:rsidR="00DA7671">
        <w:t xml:space="preserve">. </w:t>
      </w:r>
    </w:p>
    <w:p w14:paraId="6042FBAD" w14:textId="61515064" w:rsidR="00586C6C" w:rsidRDefault="00586C6C" w:rsidP="003464B4">
      <w:pPr>
        <w:pStyle w:val="Kop2"/>
        <w:numPr>
          <w:ilvl w:val="1"/>
          <w:numId w:val="3"/>
        </w:numPr>
      </w:pPr>
      <w:bookmarkStart w:id="19" w:name="_Toc190031323"/>
      <w:r w:rsidRPr="00586C6C">
        <w:lastRenderedPageBreak/>
        <w:t xml:space="preserve">Beheerorganisaties voor de afspraak </w:t>
      </w:r>
      <w:r w:rsidR="00684B06">
        <w:t xml:space="preserve">benoemen </w:t>
      </w:r>
      <w:r w:rsidRPr="00586C6C">
        <w:t xml:space="preserve">en </w:t>
      </w:r>
      <w:r w:rsidR="00C02571">
        <w:t>bestendigen</w:t>
      </w:r>
      <w:bookmarkEnd w:id="19"/>
      <w:r w:rsidRPr="00586C6C">
        <w:t xml:space="preserve">  </w:t>
      </w:r>
    </w:p>
    <w:p w14:paraId="50F52F25" w14:textId="0C11C14D" w:rsidR="0030401E" w:rsidRDefault="0030401E" w:rsidP="0030401E">
      <w:r>
        <w:t>De werkgroep die afspraken ma</w:t>
      </w:r>
      <w:r w:rsidR="00777325">
        <w:t>akt over de eerste versie van de afspraak, zal na oplevering van de eerste versie moeten zorgen voor bestendiging van deze versie. Dus zorgen voor het beschikbaar</w:t>
      </w:r>
      <w:r w:rsidR="006636B0">
        <w:t xml:space="preserve"> </w:t>
      </w:r>
      <w:r w:rsidR="00777325">
        <w:t xml:space="preserve">stellen van de specificaties, uitleg en verkrijgen van draagvlak voor deze versie. Mogelijk dat de versie kan worden ingediend bij het Forum Standaardisatie </w:t>
      </w:r>
      <w:r w:rsidR="00762B62">
        <w:t>en</w:t>
      </w:r>
      <w:r w:rsidR="009D36E2">
        <w:t xml:space="preserve"> </w:t>
      </w:r>
      <w:r w:rsidR="00777325">
        <w:t>kan worden aangeboden bij het College van Dienstverlening van de VNG.</w:t>
      </w:r>
      <w:r w:rsidR="00762B62">
        <w:t xml:space="preserve"> </w:t>
      </w:r>
      <w:r w:rsidR="00777325">
        <w:t xml:space="preserve"> </w:t>
      </w:r>
    </w:p>
    <w:p w14:paraId="78CD3B67" w14:textId="77777777" w:rsidR="006636B0" w:rsidRDefault="006636B0" w:rsidP="0030401E"/>
    <w:p w14:paraId="0EEA73FE" w14:textId="59FD3D2C" w:rsidR="006636B0" w:rsidRDefault="006636B0" w:rsidP="0030401E">
      <w:r>
        <w:t xml:space="preserve">De werkgroep moet de </w:t>
      </w:r>
      <w:r w:rsidR="00A856E9">
        <w:t>financiële</w:t>
      </w:r>
      <w:r>
        <w:t xml:space="preserve"> middelen krijgen en mandaat om de afspraak door te ontwikkelen rekening houdend met de</w:t>
      </w:r>
      <w:r w:rsidR="00271128">
        <w:t xml:space="preserve"> (internationale)</w:t>
      </w:r>
      <w:r>
        <w:t xml:space="preserve"> ontwikkeling van de</w:t>
      </w:r>
      <w:r w:rsidR="00A856E9">
        <w:t xml:space="preserve"> BIM en</w:t>
      </w:r>
      <w:r>
        <w:t xml:space="preserve"> IFC standaar</w:t>
      </w:r>
      <w:r w:rsidR="00A831CB">
        <w:t>d</w:t>
      </w:r>
      <w:r w:rsidR="00A856E9">
        <w:t xml:space="preserve">. </w:t>
      </w:r>
      <w:r w:rsidR="00B56376">
        <w:t xml:space="preserve">De werkgroep kan wellicht ook </w:t>
      </w:r>
      <w:commentRangeStart w:id="20"/>
      <w:r w:rsidR="00B56376">
        <w:t>breder worden ingezet</w:t>
      </w:r>
      <w:r w:rsidR="004F71C1">
        <w:t xml:space="preserve"> </w:t>
      </w:r>
      <w:commentRangeEnd w:id="20"/>
      <w:r w:rsidR="007F77CD">
        <w:rPr>
          <w:rStyle w:val="Verwijzingopmerking"/>
        </w:rPr>
        <w:commentReference w:id="20"/>
      </w:r>
      <w:r w:rsidR="004F71C1">
        <w:t>en hoeft zich niet te beperken tot het vergunningverleningsproces</w:t>
      </w:r>
      <w:r w:rsidR="00852A13">
        <w:t>, kan bijvoorbeeld ook worden gebruikt bij</w:t>
      </w:r>
      <w:r w:rsidR="009D36E2">
        <w:t xml:space="preserve"> het</w:t>
      </w:r>
      <w:r w:rsidR="00852A13">
        <w:t xml:space="preserve"> benutten van de data in het BIM model voor het updaten van de basisregistraties</w:t>
      </w:r>
      <w:r w:rsidR="00D07595">
        <w:t xml:space="preserve">. Ook kan gedacht worden aan verbreding naar de </w:t>
      </w:r>
      <w:commentRangeStart w:id="21"/>
      <w:r w:rsidR="00D07595">
        <w:t>provincie die ook vergunningen verle</w:t>
      </w:r>
      <w:r w:rsidR="00603FF4">
        <w:t>end</w:t>
      </w:r>
      <w:commentRangeEnd w:id="21"/>
      <w:r w:rsidR="007F77CD">
        <w:rPr>
          <w:rStyle w:val="Verwijzingopmerking"/>
        </w:rPr>
        <w:commentReference w:id="21"/>
      </w:r>
      <w:r w:rsidR="00D07595">
        <w:t xml:space="preserve">. </w:t>
      </w:r>
    </w:p>
    <w:p w14:paraId="6954487B" w14:textId="77777777" w:rsidR="007B7017" w:rsidRDefault="007B7017" w:rsidP="0030401E"/>
    <w:p w14:paraId="72226F60" w14:textId="6AA62156" w:rsidR="00421F6F" w:rsidRDefault="00EC497A" w:rsidP="0030401E">
      <w:r>
        <w:t>Dezelfde groep die eerder is gedefinieerd</w:t>
      </w:r>
      <w:r w:rsidR="00C83C2F">
        <w:t xml:space="preserve"> gaat door met de doorontwikkeling van de tweede versie van </w:t>
      </w:r>
      <w:r w:rsidR="009D36E2">
        <w:t xml:space="preserve">de </w:t>
      </w:r>
      <w:r w:rsidR="00C83C2F">
        <w:t xml:space="preserve">afspraak. </w:t>
      </w:r>
      <w:r w:rsidR="00421F6F">
        <w:t xml:space="preserve">De frequentie </w:t>
      </w:r>
      <w:r w:rsidR="009D36E2">
        <w:t xml:space="preserve">van het overleg </w:t>
      </w:r>
      <w:r w:rsidR="00421F6F">
        <w:t xml:space="preserve">gaat naar beneden. </w:t>
      </w:r>
      <w:r w:rsidR="009200B5">
        <w:t>Vanaf nu wordt er maandelijks afgestemd</w:t>
      </w:r>
      <w:r w:rsidR="006D47BA">
        <w:t xml:space="preserve">, dus ook de tijdsbelasting wordt gehalveerd. </w:t>
      </w:r>
      <w:r w:rsidR="00FC70AB">
        <w:t xml:space="preserve">Ook voor de secretaris en </w:t>
      </w:r>
      <w:r w:rsidR="009E2323">
        <w:t xml:space="preserve">de specialist standaarden. </w:t>
      </w:r>
    </w:p>
    <w:p w14:paraId="4464D296" w14:textId="2E5AF2D4" w:rsidR="007B7017" w:rsidRPr="0030401E" w:rsidRDefault="00EC497A" w:rsidP="0030401E">
      <w:r>
        <w:t xml:space="preserve"> </w:t>
      </w:r>
    </w:p>
    <w:p w14:paraId="04BE13BD" w14:textId="6660853D" w:rsidR="00586C6C" w:rsidRDefault="00361B00" w:rsidP="003464B4">
      <w:pPr>
        <w:pStyle w:val="Kop2"/>
        <w:numPr>
          <w:ilvl w:val="1"/>
          <w:numId w:val="3"/>
        </w:numPr>
      </w:pPr>
      <w:bookmarkStart w:id="22" w:name="_Toc190031324"/>
      <w:r>
        <w:t>Maken</w:t>
      </w:r>
      <w:r w:rsidR="00586C6C" w:rsidRPr="00586C6C">
        <w:t xml:space="preserve"> startarchitectuur</w:t>
      </w:r>
      <w:r>
        <w:t xml:space="preserve"> (PSA)</w:t>
      </w:r>
      <w:bookmarkEnd w:id="22"/>
    </w:p>
    <w:p w14:paraId="4419A589" w14:textId="1665F4A4" w:rsidR="004E0DB8" w:rsidRDefault="00DB7A71" w:rsidP="004E0DB8">
      <w:r>
        <w:t xml:space="preserve">In hoofdstuk 3 is een eerste aanzet gedaan voor een soort van startarchitectuur. Deze start architectuur moet in lijn worden gebracht met de gevraagde opzet </w:t>
      </w:r>
      <w:r w:rsidR="00F9682E">
        <w:t xml:space="preserve">van een PSA </w:t>
      </w:r>
      <w:r>
        <w:t xml:space="preserve">vanuit </w:t>
      </w:r>
      <w:proofErr w:type="spellStart"/>
      <w:r>
        <w:t>Digigo</w:t>
      </w:r>
      <w:proofErr w:type="spellEnd"/>
      <w:r w:rsidR="008724D3">
        <w:t xml:space="preserve">. </w:t>
      </w:r>
      <w:r w:rsidR="00104793">
        <w:t xml:space="preserve">Hiervoor </w:t>
      </w:r>
      <w:r w:rsidR="00853B4A">
        <w:t>heeft het project</w:t>
      </w:r>
      <w:r w:rsidR="005C0194">
        <w:t>, in de</w:t>
      </w:r>
      <w:r w:rsidR="00A3764A">
        <w:t xml:space="preserve"> eerste</w:t>
      </w:r>
      <w:r w:rsidR="005C0194">
        <w:t xml:space="preserve"> fase,</w:t>
      </w:r>
      <w:r w:rsidR="00853B4A">
        <w:t xml:space="preserve"> de beschikking over een </w:t>
      </w:r>
      <w:r w:rsidR="005C0194">
        <w:t xml:space="preserve">ICT </w:t>
      </w:r>
      <w:r w:rsidR="00853B4A">
        <w:t>architect nodig</w:t>
      </w:r>
      <w:r w:rsidR="009D36E2">
        <w:t>. De ICT architect</w:t>
      </w:r>
      <w:r w:rsidR="005C0194">
        <w:t xml:space="preserve"> </w:t>
      </w:r>
      <w:r w:rsidR="009D36E2">
        <w:t>gaat</w:t>
      </w:r>
      <w:r w:rsidR="005C0194">
        <w:t xml:space="preserve"> de PSA  opstellen</w:t>
      </w:r>
      <w:r w:rsidR="007E438A">
        <w:t xml:space="preserve"> en de ontwikkeling</w:t>
      </w:r>
      <w:r w:rsidR="009F2991">
        <w:t xml:space="preserve"> tijdens het project blij</w:t>
      </w:r>
      <w:r w:rsidR="009D36E2">
        <w:t>vend</w:t>
      </w:r>
      <w:r w:rsidR="009F2991">
        <w:t xml:space="preserve"> toetsen tegen deze startarchitectuur en voert eventuele aanpassingen door. </w:t>
      </w:r>
      <w:r w:rsidR="005474FE">
        <w:t>Het voorstel is niet te wachten met</w:t>
      </w:r>
      <w:r w:rsidR="002A49C6">
        <w:t xml:space="preserve"> de </w:t>
      </w:r>
      <w:r w:rsidR="00DF7551">
        <w:t>officiële</w:t>
      </w:r>
      <w:r w:rsidR="002A49C6">
        <w:t xml:space="preserve"> start van het project</w:t>
      </w:r>
      <w:r w:rsidR="00E4537F">
        <w:t>,</w:t>
      </w:r>
      <w:r w:rsidR="002A49C6">
        <w:t xml:space="preserve"> maar deze </w:t>
      </w:r>
      <w:r w:rsidR="0036144A">
        <w:t xml:space="preserve">deliverable al direct te laten oppakken </w:t>
      </w:r>
      <w:r w:rsidR="00DF7551">
        <w:t>voor het</w:t>
      </w:r>
      <w:r w:rsidR="0036144A">
        <w:t xml:space="preserve"> goedkeuren van het PID. </w:t>
      </w:r>
      <w:r w:rsidR="005474FE">
        <w:t xml:space="preserve"> </w:t>
      </w:r>
    </w:p>
    <w:p w14:paraId="46738AA4" w14:textId="77777777" w:rsidR="00281998" w:rsidRDefault="00281998" w:rsidP="004E0DB8"/>
    <w:p w14:paraId="187C73F7" w14:textId="77777777" w:rsidR="002365D7" w:rsidRDefault="00281998" w:rsidP="004E0DB8">
      <w:r>
        <w:t xml:space="preserve">Voor deze deliverable is </w:t>
      </w:r>
      <w:r w:rsidR="004E410E">
        <w:t xml:space="preserve">minimaal </w:t>
      </w:r>
      <w:r>
        <w:t xml:space="preserve">een VNG architect nodig </w:t>
      </w:r>
      <w:r w:rsidR="004E410E">
        <w:t xml:space="preserve">en een architect vanuit </w:t>
      </w:r>
      <w:proofErr w:type="spellStart"/>
      <w:r w:rsidR="004E410E">
        <w:t>Digigo</w:t>
      </w:r>
      <w:proofErr w:type="spellEnd"/>
      <w:r w:rsidR="004E410E">
        <w:t xml:space="preserve">, die </w:t>
      </w:r>
      <w:r w:rsidR="002D6D8A">
        <w:t xml:space="preserve">de spelregels voor een PSA kan benoemen, uitleggen en bewaken. </w:t>
      </w:r>
    </w:p>
    <w:p w14:paraId="2FC1C006" w14:textId="77777777" w:rsidR="00173FDC" w:rsidRDefault="002365D7" w:rsidP="004E0DB8">
      <w:r>
        <w:t xml:space="preserve">Opstellen startarchitectuur </w:t>
      </w:r>
      <w:r w:rsidR="00982C53">
        <w:t xml:space="preserve">en in lijn brengen van </w:t>
      </w:r>
      <w:r w:rsidR="006502D5">
        <w:t xml:space="preserve">de eisen </w:t>
      </w:r>
      <w:r w:rsidR="00173FDC">
        <w:t xml:space="preserve">vanuit </w:t>
      </w:r>
      <w:proofErr w:type="spellStart"/>
      <w:r w:rsidR="00173FDC">
        <w:t>Digigo</w:t>
      </w:r>
      <w:proofErr w:type="spellEnd"/>
    </w:p>
    <w:p w14:paraId="6D03201D" w14:textId="786418EA" w:rsidR="00173FDC" w:rsidRDefault="00173FDC" w:rsidP="00173FDC">
      <w:pPr>
        <w:pStyle w:val="Lijstalinea"/>
        <w:numPr>
          <w:ilvl w:val="0"/>
          <w:numId w:val="13"/>
        </w:numPr>
      </w:pPr>
      <w:r>
        <w:t xml:space="preserve">VNG-architect    </w:t>
      </w:r>
      <w:r w:rsidR="007B7017">
        <w:tab/>
      </w:r>
      <w:r>
        <w:t xml:space="preserve">80 uur </w:t>
      </w:r>
    </w:p>
    <w:p w14:paraId="1819CD7B" w14:textId="331CC4DE" w:rsidR="00281998" w:rsidRPr="004E0DB8" w:rsidRDefault="00667DB4" w:rsidP="00173FDC">
      <w:pPr>
        <w:pStyle w:val="Lijstalinea"/>
        <w:numPr>
          <w:ilvl w:val="0"/>
          <w:numId w:val="13"/>
        </w:numPr>
      </w:pPr>
      <w:proofErr w:type="spellStart"/>
      <w:r>
        <w:t>Digigo</w:t>
      </w:r>
      <w:proofErr w:type="spellEnd"/>
      <w:r>
        <w:t xml:space="preserve"> architect </w:t>
      </w:r>
      <w:r w:rsidR="007B7017">
        <w:t xml:space="preserve"> </w:t>
      </w:r>
      <w:r w:rsidR="007B7017">
        <w:tab/>
        <w:t>40 uur</w:t>
      </w:r>
    </w:p>
    <w:p w14:paraId="48117023" w14:textId="4CFBA651" w:rsidR="00362517" w:rsidRDefault="00400F99" w:rsidP="003464B4">
      <w:pPr>
        <w:pStyle w:val="Kop2"/>
        <w:numPr>
          <w:ilvl w:val="1"/>
          <w:numId w:val="3"/>
        </w:numPr>
      </w:pPr>
      <w:bookmarkStart w:id="23" w:name="_Toc190031325"/>
      <w:r>
        <w:t xml:space="preserve">Verwerven landelijke </w:t>
      </w:r>
      <w:r w:rsidR="00F56E09">
        <w:t>proefomgeving</w:t>
      </w:r>
      <w:bookmarkEnd w:id="23"/>
    </w:p>
    <w:p w14:paraId="55A42B1E" w14:textId="634F793C" w:rsidR="009F2991" w:rsidRDefault="00481AD5" w:rsidP="009F2991">
      <w:r>
        <w:t xml:space="preserve">In </w:t>
      </w:r>
      <w:r w:rsidR="009B368E">
        <w:t xml:space="preserve">eerste instantie was </w:t>
      </w:r>
      <w:r w:rsidR="00394E3C">
        <w:t>ons</w:t>
      </w:r>
      <w:r w:rsidR="009B368E">
        <w:t xml:space="preserve"> </w:t>
      </w:r>
      <w:r w:rsidR="009E2323">
        <w:t>idee</w:t>
      </w:r>
      <w:r w:rsidR="009B368E">
        <w:t xml:space="preserve"> om de VCS van Rotterdam bij meerdere gemeenten te implementeren</w:t>
      </w:r>
      <w:r w:rsidR="00962FF2">
        <w:t xml:space="preserve"> en deze gemeenten proef te laten draaien op de eigen</w:t>
      </w:r>
      <w:r w:rsidR="00342C8F">
        <w:t xml:space="preserve"> VCS</w:t>
      </w:r>
      <w:r w:rsidR="00962FF2">
        <w:t xml:space="preserve"> omgeving. Dit heeft </w:t>
      </w:r>
      <w:r w:rsidR="00DF7551">
        <w:t xml:space="preserve">echter </w:t>
      </w:r>
      <w:r w:rsidR="00962FF2">
        <w:t>een aantal nadelen:</w:t>
      </w:r>
    </w:p>
    <w:p w14:paraId="2CFAA902" w14:textId="2C872AA6" w:rsidR="007264A8" w:rsidRDefault="00962FF2" w:rsidP="00962FF2">
      <w:pPr>
        <w:pStyle w:val="Lijstalinea"/>
        <w:numPr>
          <w:ilvl w:val="0"/>
          <w:numId w:val="13"/>
        </w:numPr>
      </w:pPr>
      <w:r>
        <w:t>De gemeenten moeten zelf de software en de omgeving verwerven en aanschaffen</w:t>
      </w:r>
      <w:r w:rsidR="004F1E36">
        <w:t xml:space="preserve">. Dit is een tijdsinvestering en een </w:t>
      </w:r>
      <w:r w:rsidR="007264A8">
        <w:t>financiële</w:t>
      </w:r>
      <w:r w:rsidR="004F1E36">
        <w:t xml:space="preserve"> investering, waarbij het maar de vraag is of </w:t>
      </w:r>
      <w:r w:rsidR="00342C8F">
        <w:t xml:space="preserve">de </w:t>
      </w:r>
      <w:r w:rsidR="004F1E36">
        <w:t>gemeente</w:t>
      </w:r>
      <w:r w:rsidR="00342C8F">
        <w:t>n</w:t>
      </w:r>
      <w:r w:rsidR="004F1E36">
        <w:t xml:space="preserve"> dit </w:t>
      </w:r>
      <w:r w:rsidR="007264A8">
        <w:t>wil</w:t>
      </w:r>
      <w:r w:rsidR="00342C8F">
        <w:t>len</w:t>
      </w:r>
      <w:r w:rsidR="007264A8">
        <w:t xml:space="preserve"> op basis van</w:t>
      </w:r>
      <w:r w:rsidR="00ED0ECB">
        <w:t xml:space="preserve"> de</w:t>
      </w:r>
      <w:r w:rsidR="007264A8">
        <w:t xml:space="preserve"> kosten/baten</w:t>
      </w:r>
      <w:r w:rsidR="00ED0ECB">
        <w:t xml:space="preserve"> afweging</w:t>
      </w:r>
      <w:r w:rsidR="00DF7551">
        <w:t xml:space="preserve"> op korte termijn</w:t>
      </w:r>
      <w:r w:rsidR="004F1E36">
        <w:t>.</w:t>
      </w:r>
    </w:p>
    <w:p w14:paraId="4F62D7E9" w14:textId="75136F20" w:rsidR="00F5271E" w:rsidRDefault="008C2C6E" w:rsidP="00962FF2">
      <w:pPr>
        <w:pStyle w:val="Lijstalinea"/>
        <w:numPr>
          <w:ilvl w:val="0"/>
          <w:numId w:val="13"/>
        </w:numPr>
      </w:pPr>
      <w:r>
        <w:t>5 lokale implementaties met wellicht verschillende leveranciers</w:t>
      </w:r>
      <w:r w:rsidR="00A42D82">
        <w:t xml:space="preserve">, </w:t>
      </w:r>
      <w:r w:rsidR="00B34131">
        <w:t xml:space="preserve">leidt in deze fase tot veel afstemming en inzet op het gelijk houden van de verschillende </w:t>
      </w:r>
      <w:r w:rsidR="001857DB">
        <w:t xml:space="preserve">implementaties. </w:t>
      </w:r>
    </w:p>
    <w:p w14:paraId="51596DE2" w14:textId="0DE4AF74" w:rsidR="00962FF2" w:rsidRDefault="000169DC" w:rsidP="00962FF2">
      <w:pPr>
        <w:pStyle w:val="Lijstalinea"/>
        <w:numPr>
          <w:ilvl w:val="0"/>
          <w:numId w:val="13"/>
        </w:numPr>
      </w:pPr>
      <w:r>
        <w:t>Vraag is</w:t>
      </w:r>
      <w:r w:rsidR="00760491">
        <w:t xml:space="preserve"> of er</w:t>
      </w:r>
      <w:r>
        <w:t xml:space="preserve"> voldoende kennis en ervaring aanwezig is </w:t>
      </w:r>
      <w:r w:rsidR="00DF7551">
        <w:t xml:space="preserve">binnen de gemeente </w:t>
      </w:r>
      <w:r>
        <w:t xml:space="preserve">voor </w:t>
      </w:r>
      <w:r w:rsidR="003D1359">
        <w:t>de implementatie van een complex systeem zoals een VCS. Gezien de ervaring van de gemeente Rotterdam, kan dit leiden tot het overvragen van de experts van deze gemeent</w:t>
      </w:r>
      <w:r w:rsidR="006D221B">
        <w:t xml:space="preserve">e. </w:t>
      </w:r>
    </w:p>
    <w:p w14:paraId="303B23D0" w14:textId="7BB971F9" w:rsidR="00D57488" w:rsidRDefault="00D57488" w:rsidP="00962FF2">
      <w:pPr>
        <w:pStyle w:val="Lijstalinea"/>
        <w:numPr>
          <w:ilvl w:val="0"/>
          <w:numId w:val="13"/>
        </w:numPr>
      </w:pPr>
      <w:r>
        <w:t xml:space="preserve">Het koppelen met benodigde landelijke voorzieningen moet voor iedere gemeente afzonderlijk worden uitgevoerd en ingeregeld, dat vereist ook de nodige inspanning en kennis. </w:t>
      </w:r>
    </w:p>
    <w:p w14:paraId="79530529" w14:textId="77777777" w:rsidR="006D221B" w:rsidRDefault="006D221B" w:rsidP="006D221B"/>
    <w:p w14:paraId="11FF97FA" w14:textId="4EC832F5" w:rsidR="006D221B" w:rsidRDefault="00A27E8F" w:rsidP="006D221B">
      <w:r>
        <w:t xml:space="preserve">Een landelijke proefomgeving met daarop een landelijke VCS </w:t>
      </w:r>
      <w:r w:rsidR="00DF7551">
        <w:t>die door alle gemeenten kan worden gebruikt</w:t>
      </w:r>
      <w:r w:rsidR="00BD01AD">
        <w:t xml:space="preserve">, </w:t>
      </w:r>
      <w:r>
        <w:t>heeft ook nadelen</w:t>
      </w:r>
      <w:r w:rsidR="00BD01AD">
        <w:t>. Deze</w:t>
      </w:r>
      <w:r>
        <w:t xml:space="preserve"> </w:t>
      </w:r>
      <w:r w:rsidR="009971A6">
        <w:t>zijn minder groot dan de nadelen van 5 afzonderlijke implementaties:</w:t>
      </w:r>
    </w:p>
    <w:p w14:paraId="3DBB513C" w14:textId="1A216B99" w:rsidR="009971A6" w:rsidRDefault="00A30292" w:rsidP="009971A6">
      <w:pPr>
        <w:pStyle w:val="Lijstalinea"/>
        <w:numPr>
          <w:ilvl w:val="0"/>
          <w:numId w:val="13"/>
        </w:numPr>
      </w:pPr>
      <w:r>
        <w:t>Een deel van de checks word</w:t>
      </w:r>
      <w:r w:rsidR="00BD01AD">
        <w:t>t</w:t>
      </w:r>
      <w:r>
        <w:t xml:space="preserve"> gedaan </w:t>
      </w:r>
      <w:r w:rsidR="00F925AD">
        <w:t>door</w:t>
      </w:r>
      <w:r>
        <w:t xml:space="preserve"> de landelijke voorziening en het resterende deel </w:t>
      </w:r>
      <w:r w:rsidR="006D6C1B">
        <w:t xml:space="preserve">decentraal. </w:t>
      </w:r>
      <w:r w:rsidR="008276AF">
        <w:t>G</w:t>
      </w:r>
      <w:r w:rsidR="006D6C1B">
        <w:t xml:space="preserve">emeenten </w:t>
      </w:r>
      <w:r w:rsidR="008276AF">
        <w:t xml:space="preserve">kunnen </w:t>
      </w:r>
      <w:r w:rsidR="006F5CFD">
        <w:t>e</w:t>
      </w:r>
      <w:r w:rsidR="006D6C1B">
        <w:t xml:space="preserve">rvaren dat ze te weinig grip hebben op het centrale deel. </w:t>
      </w:r>
    </w:p>
    <w:p w14:paraId="4EDA30E6" w14:textId="2715635A" w:rsidR="008C33ED" w:rsidRDefault="000C4B2D" w:rsidP="009971A6">
      <w:pPr>
        <w:pStyle w:val="Lijstalinea"/>
        <w:numPr>
          <w:ilvl w:val="0"/>
          <w:numId w:val="13"/>
        </w:numPr>
      </w:pPr>
      <w:r>
        <w:t xml:space="preserve">Doordat gemeenten zelf </w:t>
      </w:r>
      <w:r w:rsidR="00862AB5">
        <w:t xml:space="preserve">niet de verantwoordelijkheid </w:t>
      </w:r>
      <w:r w:rsidR="0009020B">
        <w:t>heeft</w:t>
      </w:r>
      <w:r w:rsidR="00862AB5">
        <w:t xml:space="preserve"> voor de verwerving en aanschaf</w:t>
      </w:r>
      <w:r w:rsidR="0009020B">
        <w:t xml:space="preserve"> van de </w:t>
      </w:r>
      <w:r w:rsidR="006F5CFD">
        <w:t xml:space="preserve">proefomgeving </w:t>
      </w:r>
      <w:r w:rsidR="00862AB5">
        <w:t xml:space="preserve">is </w:t>
      </w:r>
      <w:r w:rsidR="0009020B">
        <w:t xml:space="preserve">er </w:t>
      </w:r>
      <w:r w:rsidR="00862AB5">
        <w:t xml:space="preserve">minder druk op het gebruiken van de landelijke </w:t>
      </w:r>
      <w:r w:rsidR="006F5CFD">
        <w:t>proefomgeving en landelijke productieomgeving.</w:t>
      </w:r>
      <w:r w:rsidR="0009020B">
        <w:t xml:space="preserve"> </w:t>
      </w:r>
    </w:p>
    <w:p w14:paraId="711AE43F" w14:textId="3024A0AA" w:rsidR="009B4A4F" w:rsidRDefault="009B4A4F" w:rsidP="009971A6">
      <w:pPr>
        <w:pStyle w:val="Lijstalinea"/>
        <w:numPr>
          <w:ilvl w:val="0"/>
          <w:numId w:val="13"/>
        </w:numPr>
      </w:pPr>
      <w:r>
        <w:t>Een landelijke voorziening kan geen</w:t>
      </w:r>
      <w:r w:rsidR="00E31CBC">
        <w:t xml:space="preserve"> of veel moeilijker</w:t>
      </w:r>
      <w:r>
        <w:t xml:space="preserve"> </w:t>
      </w:r>
      <w:r w:rsidR="00E31CBC">
        <w:t xml:space="preserve">gebruik maken van lokale bronnen, die wellicht nodig zijn voor het uitvoeren van bepaalde checks. </w:t>
      </w:r>
    </w:p>
    <w:p w14:paraId="6BD47161" w14:textId="77777777" w:rsidR="008C33ED" w:rsidRDefault="008C33ED" w:rsidP="008C33ED"/>
    <w:p w14:paraId="324C2BFB" w14:textId="4583DCE3" w:rsidR="000C4B2D" w:rsidRDefault="003161E7" w:rsidP="008C33ED">
      <w:r>
        <w:t>Wij zien de volgende</w:t>
      </w:r>
      <w:r w:rsidR="008C33ED">
        <w:t xml:space="preserve"> voordelen van een landelijke VCS</w:t>
      </w:r>
      <w:r>
        <w:t>:</w:t>
      </w:r>
    </w:p>
    <w:p w14:paraId="02AABCA4" w14:textId="1172B001" w:rsidR="003161E7" w:rsidRDefault="003161E7" w:rsidP="003161E7">
      <w:pPr>
        <w:pStyle w:val="Lijstalinea"/>
        <w:numPr>
          <w:ilvl w:val="0"/>
          <w:numId w:val="13"/>
        </w:numPr>
      </w:pPr>
      <w:r>
        <w:lastRenderedPageBreak/>
        <w:t>De verwerving doen we gezamenlijk onder de verantwoordelijkheid van de VNG</w:t>
      </w:r>
      <w:r w:rsidR="00DA4409">
        <w:t xml:space="preserve">. Dus we hoeven maar één keer te verwerven in plaats van 5 keer. </w:t>
      </w:r>
    </w:p>
    <w:p w14:paraId="4435DF4A" w14:textId="56773301" w:rsidR="00DA4409" w:rsidRDefault="00C874C1" w:rsidP="003161E7">
      <w:pPr>
        <w:pStyle w:val="Lijstalinea"/>
        <w:numPr>
          <w:ilvl w:val="0"/>
          <w:numId w:val="13"/>
        </w:numPr>
      </w:pPr>
      <w:r>
        <w:t xml:space="preserve">De kosten in de aanschaf </w:t>
      </w:r>
      <w:r w:rsidR="00300EA0">
        <w:t xml:space="preserve">en onderhoud zullen aanmerkelijk lager liggen dan 5 keer aanschaf en onderhoud. </w:t>
      </w:r>
    </w:p>
    <w:p w14:paraId="76711A6F" w14:textId="49FDB8A9" w:rsidR="00B47350" w:rsidRDefault="00B47350" w:rsidP="003161E7">
      <w:pPr>
        <w:pStyle w:val="Lijstalinea"/>
        <w:numPr>
          <w:ilvl w:val="0"/>
          <w:numId w:val="13"/>
        </w:numPr>
      </w:pPr>
      <w:r>
        <w:t xml:space="preserve">Ook de implementatie inspanning zal veel lager zijn dan bij </w:t>
      </w:r>
      <w:r w:rsidR="00DF0139">
        <w:t xml:space="preserve">5 </w:t>
      </w:r>
      <w:r>
        <w:t>afzonderlijke implementaties.</w:t>
      </w:r>
      <w:r w:rsidR="0097790D">
        <w:t xml:space="preserve"> Het is wellicht hierdoor mogelijk om 5 pilots te doen </w:t>
      </w:r>
      <w:r w:rsidR="00F925AD">
        <w:t>binnen een jaar</w:t>
      </w:r>
      <w:r w:rsidR="0097790D">
        <w:t xml:space="preserve">. </w:t>
      </w:r>
      <w:r>
        <w:t xml:space="preserve"> </w:t>
      </w:r>
    </w:p>
    <w:p w14:paraId="7CD5BF93" w14:textId="27925AC1" w:rsidR="00C65BE5" w:rsidRDefault="00C65BE5" w:rsidP="003161E7">
      <w:pPr>
        <w:pStyle w:val="Lijstalinea"/>
        <w:numPr>
          <w:ilvl w:val="0"/>
          <w:numId w:val="13"/>
        </w:numPr>
      </w:pPr>
      <w:r>
        <w:t xml:space="preserve">De toepassing van de landelijke </w:t>
      </w:r>
      <w:r w:rsidR="00B47350">
        <w:t>standaard/afspraak kunnen we in gezamenlijkheid beproeven</w:t>
      </w:r>
      <w:r w:rsidR="003711D2">
        <w:t xml:space="preserve"> met de indieners van de vergunningen</w:t>
      </w:r>
      <w:r w:rsidR="00B47350">
        <w:t xml:space="preserve"> en niet afzonderlijk. </w:t>
      </w:r>
    </w:p>
    <w:p w14:paraId="4FE0327B" w14:textId="3BDDB6BA" w:rsidR="00300EA0" w:rsidRDefault="00300EA0" w:rsidP="003161E7">
      <w:pPr>
        <w:pStyle w:val="Lijstalinea"/>
        <w:numPr>
          <w:ilvl w:val="0"/>
          <w:numId w:val="13"/>
        </w:numPr>
      </w:pPr>
      <w:r>
        <w:t>Geen lokale afwijkingen en in gezamenlijk tempo implementeren, gebruiken en evalueren</w:t>
      </w:r>
      <w:r w:rsidR="00BB395F">
        <w:t xml:space="preserve">. Vooral in de eerste fase belangrijk dat we dit gezamenlijk doen en in afstemming. </w:t>
      </w:r>
      <w:r w:rsidR="00345C1E">
        <w:t xml:space="preserve">Overigens moet het wel mogelijk zijn </w:t>
      </w:r>
      <w:r w:rsidR="00C65BE5">
        <w:t xml:space="preserve">om te variëren in implementatietempo per gemeente. </w:t>
      </w:r>
    </w:p>
    <w:p w14:paraId="5A6C7E24" w14:textId="3BBADDD5" w:rsidR="00BB395F" w:rsidRDefault="003711D2" w:rsidP="003161E7">
      <w:pPr>
        <w:pStyle w:val="Lijstalinea"/>
        <w:numPr>
          <w:ilvl w:val="0"/>
          <w:numId w:val="13"/>
        </w:numPr>
      </w:pPr>
      <w:r>
        <w:t>De indieners van de vergunningen hebben in eerste instantie ook te maken met één centrale VCS</w:t>
      </w:r>
      <w:r w:rsidR="00E82DBD">
        <w:t xml:space="preserve"> dit scheelt in afstemming en communicatie. </w:t>
      </w:r>
    </w:p>
    <w:p w14:paraId="598D8340" w14:textId="62DED145" w:rsidR="00195D4A" w:rsidRDefault="00195D4A" w:rsidP="003161E7">
      <w:pPr>
        <w:pStyle w:val="Lijstalinea"/>
        <w:numPr>
          <w:ilvl w:val="0"/>
          <w:numId w:val="13"/>
        </w:numPr>
      </w:pPr>
      <w:r>
        <w:t>We kunnen de indieners van de vergunning centraal een checkvoorziening aanbieden, waar</w:t>
      </w:r>
      <w:r w:rsidR="00CF2961">
        <w:t xml:space="preserve">mee de indiener op voorhand kan checken of de vergunningsaanvraag voldoet aan gestelde indieningsvereisten. </w:t>
      </w:r>
    </w:p>
    <w:p w14:paraId="2F4B73CA" w14:textId="77777777" w:rsidR="008865D5" w:rsidRDefault="008865D5" w:rsidP="008865D5"/>
    <w:p w14:paraId="3D4A860B" w14:textId="77777777" w:rsidR="00E83937" w:rsidRDefault="008865D5" w:rsidP="008865D5">
      <w:r>
        <w:t xml:space="preserve">Voor het verwerven van een landelijke </w:t>
      </w:r>
      <w:r w:rsidR="00965635">
        <w:t xml:space="preserve">proefomgeving, die ook productioneel </w:t>
      </w:r>
      <w:r w:rsidR="005E3331">
        <w:t>kan worden ingezet,</w:t>
      </w:r>
      <w:r>
        <w:t xml:space="preserve"> </w:t>
      </w:r>
      <w:r w:rsidR="00F92F85">
        <w:t xml:space="preserve">moet </w:t>
      </w:r>
      <w:r w:rsidR="00544347">
        <w:t xml:space="preserve">waarschijnlijk </w:t>
      </w:r>
      <w:r w:rsidR="00F92F85">
        <w:t xml:space="preserve">een Europese aanbesteding worden gedaan. </w:t>
      </w:r>
      <w:r w:rsidR="000763C2">
        <w:t>Wij verwachten dat de kosten voor een toekomstbestendige proefomgeving</w:t>
      </w:r>
      <w:r w:rsidR="00991500">
        <w:t xml:space="preserve"> </w:t>
      </w:r>
      <w:r w:rsidR="000E7A61">
        <w:t>met de mogelijkheid om ook als productieomgeving te fungeren</w:t>
      </w:r>
      <w:r w:rsidR="00E83937">
        <w:t xml:space="preserve">, boven de Europese aanbestedingsgrens komt te liggen. </w:t>
      </w:r>
    </w:p>
    <w:p w14:paraId="31AB7FB9" w14:textId="77777777" w:rsidR="00E83937" w:rsidRDefault="00E83937" w:rsidP="008865D5"/>
    <w:p w14:paraId="27B55BF5" w14:textId="53B48715" w:rsidR="004C4791" w:rsidRDefault="00E83937" w:rsidP="008865D5">
      <w:r>
        <w:t xml:space="preserve">Het </w:t>
      </w:r>
      <w:r w:rsidR="0075288B">
        <w:t xml:space="preserve">formeren van het team, het opstellen van het bestek, het doorlopen van het gunningsproces </w:t>
      </w:r>
      <w:r w:rsidR="00D850A8">
        <w:t xml:space="preserve">kent een lange doorlooptijd. Daarna moet de verworven </w:t>
      </w:r>
      <w:r w:rsidR="00E44DEC">
        <w:t>leverancier</w:t>
      </w:r>
      <w:r w:rsidR="00D850A8">
        <w:t xml:space="preserve"> nog de proefomgeving gaan realiseren</w:t>
      </w:r>
      <w:r w:rsidR="00B83311">
        <w:t>, opzetten en implementeren</w:t>
      </w:r>
      <w:r w:rsidR="00D850A8">
        <w:t xml:space="preserve">. </w:t>
      </w:r>
      <w:r w:rsidR="00E44DEC">
        <w:t xml:space="preserve">Onze inschatting </w:t>
      </w:r>
      <w:r w:rsidR="008D7531">
        <w:t>is dat de doorlooptijd van de hierboven geschetste stappen minimaal 9 maanden in beslag gaa</w:t>
      </w:r>
      <w:r w:rsidR="00A42E5E">
        <w:t>n</w:t>
      </w:r>
      <w:r w:rsidR="008D7531">
        <w:t xml:space="preserve"> nemen.</w:t>
      </w:r>
      <w:r w:rsidR="00A42E5E">
        <w:t xml:space="preserve"> Dit betekent dat we in</w:t>
      </w:r>
      <w:r w:rsidR="00FE6934">
        <w:t xml:space="preserve"> het jaar</w:t>
      </w:r>
      <w:r w:rsidR="00A42E5E">
        <w:t xml:space="preserve"> 2025 mogelijk nog niet kunnen beschikken over een </w:t>
      </w:r>
      <w:r w:rsidR="00C45F27">
        <w:t xml:space="preserve">landelijke </w:t>
      </w:r>
      <w:r w:rsidR="00A42E5E">
        <w:t>proefomgeving</w:t>
      </w:r>
      <w:r w:rsidR="006A5EC0">
        <w:t xml:space="preserve"> en dus niet kunnen starten met de pilots</w:t>
      </w:r>
      <w:r w:rsidR="00A42E5E">
        <w:t>.</w:t>
      </w:r>
    </w:p>
    <w:p w14:paraId="4CEB811B" w14:textId="77777777" w:rsidR="004C4791" w:rsidRDefault="004C4791" w:rsidP="008865D5"/>
    <w:p w14:paraId="2A70C8D1" w14:textId="45FD09F5" w:rsidR="00670B77" w:rsidRDefault="004C4791" w:rsidP="008865D5">
      <w:commentRangeStart w:id="24"/>
      <w:r>
        <w:t>We hebben daarom twee scenario</w:t>
      </w:r>
      <w:r w:rsidR="00755F5E">
        <w:t>’</w:t>
      </w:r>
      <w:r>
        <w:t>s bedacht</w:t>
      </w:r>
      <w:r w:rsidR="00755F5E">
        <w:t>. Het zou ook mogelijk zijn om beide scenario’s te doorlopen</w:t>
      </w:r>
      <w:r>
        <w:t xml:space="preserve"> naast elkaar of volgordelijk aan elkaar. </w:t>
      </w:r>
      <w:r w:rsidR="00A42E5E">
        <w:t xml:space="preserve"> </w:t>
      </w:r>
      <w:commentRangeEnd w:id="24"/>
      <w:r w:rsidR="00A10AD7">
        <w:rPr>
          <w:rStyle w:val="Verwijzingopmerking"/>
        </w:rPr>
        <w:commentReference w:id="24"/>
      </w:r>
    </w:p>
    <w:p w14:paraId="55C743A5" w14:textId="77777777" w:rsidR="00670B77" w:rsidRDefault="00670B77" w:rsidP="008865D5"/>
    <w:p w14:paraId="7268928C" w14:textId="141DD865" w:rsidR="00544347" w:rsidRPr="00840AB0" w:rsidRDefault="00840AB0" w:rsidP="008865D5">
      <w:pPr>
        <w:rPr>
          <w:b/>
          <w:bCs/>
        </w:rPr>
      </w:pPr>
      <w:r w:rsidRPr="00840AB0">
        <w:rPr>
          <w:b/>
          <w:bCs/>
        </w:rPr>
        <w:t>Scenario 1</w:t>
      </w:r>
    </w:p>
    <w:p w14:paraId="1EAD878E" w14:textId="78859C63" w:rsidR="00E77D5E" w:rsidRDefault="00E77D5E" w:rsidP="00E77D5E">
      <w:r w:rsidRPr="525A7F3A">
        <w:rPr>
          <w:rFonts w:eastAsia="Arial"/>
        </w:rPr>
        <w:t>In scenario</w:t>
      </w:r>
      <w:r w:rsidR="00A153DF">
        <w:rPr>
          <w:rFonts w:eastAsia="Arial"/>
        </w:rPr>
        <w:t xml:space="preserve"> 1</w:t>
      </w:r>
      <w:r w:rsidRPr="525A7F3A">
        <w:rPr>
          <w:rFonts w:eastAsia="Arial"/>
        </w:rPr>
        <w:t xml:space="preserve"> kiezen we er voor om per bouwblok uit de (aanzet voor) de PSA (hoofdstuk 3) afzonderlijke pilots te organiseren. Deze pilots worden lokaal ingericht bij één of meer van de ondertekenaars / stakeholders van deze beleidsmaatregel. Waarbij als randvoorwaarde wordt meegegeven dat de inrichting van de pilotomgeving gedurende de pilotperiode landelijk beschikbaar wordt gesteld en kan worden gebruikt.</w:t>
      </w:r>
    </w:p>
    <w:p w14:paraId="023616ED" w14:textId="77777777" w:rsidR="00E77D5E" w:rsidRDefault="00E77D5E" w:rsidP="00E77D5E">
      <w:r w:rsidRPr="525A7F3A">
        <w:rPr>
          <w:rFonts w:eastAsia="Arial"/>
        </w:rPr>
        <w:t xml:space="preserve"> </w:t>
      </w:r>
    </w:p>
    <w:p w14:paraId="701A2862" w14:textId="608EB21F" w:rsidR="00E77D5E" w:rsidRDefault="0092214E" w:rsidP="00E77D5E">
      <w:pPr>
        <w:rPr>
          <w:rFonts w:eastAsia="Arial"/>
        </w:rPr>
      </w:pPr>
      <w:r w:rsidRPr="004D04C6">
        <w:rPr>
          <w:rFonts w:eastAsia="Arial"/>
          <w:b/>
          <w:bCs/>
        </w:rPr>
        <w:t>Pilot 1:</w:t>
      </w:r>
      <w:r>
        <w:rPr>
          <w:rFonts w:eastAsia="Arial"/>
        </w:rPr>
        <w:t xml:space="preserve"> </w:t>
      </w:r>
      <w:r w:rsidR="00E77D5E" w:rsidRPr="525A7F3A">
        <w:rPr>
          <w:rFonts w:eastAsia="Arial"/>
        </w:rPr>
        <w:t xml:space="preserve">Zo zou bijvoorbeeld een pilot kunnen worden gestart rond het inrichten, beschikbaar stellen en gebruiken van een validatieservice voor BIM / IFC op basis van een beheerde </w:t>
      </w:r>
      <w:r w:rsidR="008B5435" w:rsidRPr="008B5435">
        <w:rPr>
          <w:rFonts w:eastAsia="Arial"/>
        </w:rPr>
        <w:t xml:space="preserve">Information Delivery </w:t>
      </w:r>
      <w:proofErr w:type="spellStart"/>
      <w:r w:rsidR="008B5435" w:rsidRPr="008B5435">
        <w:rPr>
          <w:rFonts w:eastAsia="Arial"/>
        </w:rPr>
        <w:t>Specification</w:t>
      </w:r>
      <w:proofErr w:type="spellEnd"/>
      <w:r w:rsidR="008B5435" w:rsidRPr="008B5435">
        <w:rPr>
          <w:rFonts w:eastAsia="Arial"/>
        </w:rPr>
        <w:t xml:space="preserve"> </w:t>
      </w:r>
      <w:r w:rsidR="008B5435">
        <w:rPr>
          <w:rFonts w:eastAsia="Arial"/>
        </w:rPr>
        <w:t>(</w:t>
      </w:r>
      <w:r w:rsidR="00E77D5E" w:rsidRPr="525A7F3A">
        <w:rPr>
          <w:rFonts w:eastAsia="Arial"/>
        </w:rPr>
        <w:t>IDS</w:t>
      </w:r>
      <w:r w:rsidR="008B5435">
        <w:rPr>
          <w:rFonts w:eastAsia="Arial"/>
        </w:rPr>
        <w:t>)</w:t>
      </w:r>
      <w:r w:rsidR="00E77D5E" w:rsidRPr="525A7F3A">
        <w:rPr>
          <w:rFonts w:eastAsia="Arial"/>
        </w:rPr>
        <w:t xml:space="preserve">. </w:t>
      </w:r>
    </w:p>
    <w:p w14:paraId="1307C63E" w14:textId="77777777" w:rsidR="008D2697" w:rsidRDefault="008D2697" w:rsidP="00E77D5E"/>
    <w:p w14:paraId="368C30D7" w14:textId="708D7445" w:rsidR="00E77D5E" w:rsidRDefault="0092214E" w:rsidP="00E77D5E">
      <w:pPr>
        <w:rPr>
          <w:rFonts w:eastAsia="Arial"/>
        </w:rPr>
      </w:pPr>
      <w:r w:rsidRPr="004D04C6">
        <w:rPr>
          <w:rFonts w:eastAsia="Arial"/>
          <w:b/>
          <w:bCs/>
        </w:rPr>
        <w:t>Pilot 2:</w:t>
      </w:r>
      <w:r>
        <w:rPr>
          <w:rFonts w:eastAsia="Arial"/>
        </w:rPr>
        <w:t xml:space="preserve"> </w:t>
      </w:r>
      <w:r w:rsidR="00E77D5E" w:rsidRPr="525A7F3A">
        <w:rPr>
          <w:rFonts w:eastAsia="Arial"/>
        </w:rPr>
        <w:t xml:space="preserve">Een andere pilot zou kunnen worden georganiseerd rond het plaatsen en visualiseren (en hanteren) van een BIM/IFC in een </w:t>
      </w:r>
      <w:proofErr w:type="spellStart"/>
      <w:r w:rsidR="00E77D5E" w:rsidRPr="525A7F3A">
        <w:rPr>
          <w:rFonts w:eastAsia="Arial"/>
        </w:rPr>
        <w:t>geo</w:t>
      </w:r>
      <w:proofErr w:type="spellEnd"/>
      <w:r w:rsidR="00E77D5E" w:rsidRPr="525A7F3A">
        <w:rPr>
          <w:rFonts w:eastAsia="Arial"/>
        </w:rPr>
        <w:t xml:space="preserve">-omgeving (op basis van standaarden voor delen en uitwisselen van </w:t>
      </w:r>
      <w:proofErr w:type="spellStart"/>
      <w:r w:rsidR="00E77D5E" w:rsidRPr="525A7F3A">
        <w:rPr>
          <w:rFonts w:eastAsia="Arial"/>
        </w:rPr>
        <w:t>geo</w:t>
      </w:r>
      <w:proofErr w:type="spellEnd"/>
      <w:r w:rsidR="00E77D5E" w:rsidRPr="525A7F3A">
        <w:rPr>
          <w:rFonts w:eastAsia="Arial"/>
        </w:rPr>
        <w:t>-informatie).</w:t>
      </w:r>
    </w:p>
    <w:p w14:paraId="1D09990E" w14:textId="77777777" w:rsidR="008D2697" w:rsidRDefault="008D2697" w:rsidP="00E77D5E"/>
    <w:p w14:paraId="3B3A6E9D" w14:textId="3E9CC65D" w:rsidR="00E77D5E" w:rsidRDefault="0092214E" w:rsidP="00E77D5E">
      <w:r w:rsidRPr="004D04C6">
        <w:rPr>
          <w:rFonts w:eastAsia="Arial"/>
          <w:b/>
          <w:bCs/>
        </w:rPr>
        <w:t>Pilot 3</w:t>
      </w:r>
      <w:r w:rsidR="004D04C6" w:rsidRPr="004D04C6">
        <w:rPr>
          <w:rFonts w:eastAsia="Arial"/>
          <w:b/>
          <w:bCs/>
        </w:rPr>
        <w:t>:</w:t>
      </w:r>
      <w:r w:rsidR="004D04C6">
        <w:rPr>
          <w:rFonts w:eastAsia="Arial"/>
        </w:rPr>
        <w:t xml:space="preserve"> </w:t>
      </w:r>
      <w:r w:rsidR="00E77D5E" w:rsidRPr="525A7F3A">
        <w:rPr>
          <w:rFonts w:eastAsia="Arial"/>
        </w:rPr>
        <w:t>Een derde pilot zou zich kunnen richten op het vertalen van huidige omgevingsregels naar voor de computer toetsbare regels (op basis van huidige DSO standaarden voor toepasbare regels).</w:t>
      </w:r>
    </w:p>
    <w:p w14:paraId="2DD245C2" w14:textId="77777777" w:rsidR="008D2697" w:rsidRDefault="008D2697" w:rsidP="00E77D5E">
      <w:pPr>
        <w:rPr>
          <w:rFonts w:eastAsia="Arial"/>
        </w:rPr>
      </w:pPr>
    </w:p>
    <w:p w14:paraId="4BB253F4" w14:textId="5E845DD5" w:rsidR="00E77D5E" w:rsidRDefault="004D04C6" w:rsidP="00E77D5E">
      <w:r w:rsidRPr="004D04C6">
        <w:rPr>
          <w:rFonts w:eastAsia="Arial"/>
          <w:b/>
          <w:bCs/>
        </w:rPr>
        <w:t>Pilot 4:</w:t>
      </w:r>
      <w:r>
        <w:rPr>
          <w:rFonts w:eastAsia="Arial"/>
        </w:rPr>
        <w:t xml:space="preserve"> </w:t>
      </w:r>
      <w:r w:rsidR="00E77D5E" w:rsidRPr="525A7F3A">
        <w:rPr>
          <w:rFonts w:eastAsia="Arial"/>
        </w:rPr>
        <w:t>Een vierde pilot brengt deze bouwstenen bij elkaar in een omgeving waar digitaal ondersteund toetsen van BIM / IFC wordt beproefd. In deze pilot zullen leveranciers van “BIM check” omgevingen worden bevraagd en uitgedaagd naar de haalbaarheid / bruikbaarheid van de in andere drie pilots uitgewerkte technieken, standaarden en afspraken.</w:t>
      </w:r>
      <w:r w:rsidR="005B2826">
        <w:rPr>
          <w:rFonts w:eastAsia="Arial"/>
        </w:rPr>
        <w:t xml:space="preserve"> </w:t>
      </w:r>
    </w:p>
    <w:p w14:paraId="134B8618" w14:textId="77777777" w:rsidR="00E77D5E" w:rsidRDefault="00E77D5E" w:rsidP="00E77D5E">
      <w:r w:rsidRPr="525A7F3A">
        <w:rPr>
          <w:rFonts w:eastAsia="Arial"/>
        </w:rPr>
        <w:t xml:space="preserve"> </w:t>
      </w:r>
    </w:p>
    <w:p w14:paraId="62BB713C" w14:textId="77777777" w:rsidR="008D2697" w:rsidRDefault="00E77D5E" w:rsidP="00E77D5E">
      <w:pPr>
        <w:rPr>
          <w:rFonts w:eastAsia="Arial"/>
        </w:rPr>
      </w:pPr>
      <w:r w:rsidRPr="525A7F3A">
        <w:rPr>
          <w:rFonts w:eastAsia="Arial"/>
        </w:rPr>
        <w:t xml:space="preserve">In de afzonderlijke pilots is aandacht voor de gevolgen voor mens, werk en techniek. Die impact zal per achterban deelnemende organisatie / ketenpartner verschillen. Het “besturen” van de impact is een verantwoordelijkheid van de betreffende organisatie. </w:t>
      </w:r>
    </w:p>
    <w:p w14:paraId="3E87B611" w14:textId="58757548" w:rsidR="00E77D5E" w:rsidRDefault="00E77D5E" w:rsidP="00E77D5E">
      <w:r>
        <w:br/>
      </w:r>
      <w:r w:rsidR="00BA0803">
        <w:rPr>
          <w:rFonts w:eastAsia="Arial"/>
        </w:rPr>
        <w:t>Het</w:t>
      </w:r>
      <w:r w:rsidRPr="525A7F3A">
        <w:rPr>
          <w:rFonts w:eastAsia="Arial"/>
        </w:rPr>
        <w:t xml:space="preserve"> project </w:t>
      </w:r>
      <w:r w:rsidR="008E5F66">
        <w:rPr>
          <w:rFonts w:eastAsia="Arial"/>
        </w:rPr>
        <w:t>borgt de</w:t>
      </w:r>
      <w:r w:rsidRPr="525A7F3A">
        <w:rPr>
          <w:rFonts w:eastAsia="Arial"/>
        </w:rPr>
        <w:t xml:space="preserve"> beproev</w:t>
      </w:r>
      <w:r w:rsidR="008E5F66">
        <w:rPr>
          <w:rFonts w:eastAsia="Arial"/>
        </w:rPr>
        <w:t>i</w:t>
      </w:r>
      <w:r w:rsidRPr="525A7F3A">
        <w:rPr>
          <w:rFonts w:eastAsia="Arial"/>
        </w:rPr>
        <w:t>n</w:t>
      </w:r>
      <w:r w:rsidR="008E5F66">
        <w:rPr>
          <w:rFonts w:eastAsia="Arial"/>
        </w:rPr>
        <w:t>gen. Zij zorgen voor de benodigde centrale ondersteuning</w:t>
      </w:r>
      <w:r w:rsidR="002328D1">
        <w:rPr>
          <w:rFonts w:eastAsia="Arial"/>
        </w:rPr>
        <w:t>. Zorgen voor het bespreken en toetsen van de resultaten van de afzonderlijke pilots en voor het borgen van de samenhang</w:t>
      </w:r>
      <w:r w:rsidR="00E96E82">
        <w:rPr>
          <w:rFonts w:eastAsia="Arial"/>
        </w:rPr>
        <w:t xml:space="preserve"> en de aansluiting op elkaar. </w:t>
      </w:r>
      <w:r w:rsidRPr="525A7F3A">
        <w:rPr>
          <w:rFonts w:eastAsia="Arial"/>
        </w:rPr>
        <w:t>Mogelijk kan de vierde pilot daarvoor worden gebruikt, aangezien in die pilot “alle bouwblokken” en alle ketenpartners van het VCS samenkomen.</w:t>
      </w:r>
    </w:p>
    <w:p w14:paraId="77608C2E" w14:textId="77777777" w:rsidR="00E77D5E" w:rsidRDefault="00E77D5E" w:rsidP="00E77D5E">
      <w:r w:rsidRPr="525A7F3A">
        <w:rPr>
          <w:rFonts w:eastAsia="Arial"/>
        </w:rPr>
        <w:lastRenderedPageBreak/>
        <w:t xml:space="preserve"> </w:t>
      </w:r>
    </w:p>
    <w:p w14:paraId="4DEEB107" w14:textId="0ECE02FB" w:rsidR="00E77D5E" w:rsidRDefault="00E77D5E" w:rsidP="00E77D5E">
      <w:pPr>
        <w:rPr>
          <w:rFonts w:eastAsia="Arial"/>
        </w:rPr>
      </w:pPr>
      <w:r w:rsidRPr="525A7F3A">
        <w:rPr>
          <w:rFonts w:eastAsia="Arial"/>
        </w:rPr>
        <w:t>Op deze wijze ontstaat een landelijke proefomgeving, zonder dat hiervoor een landelijke voorziening / platform hoeft te worden aanbesteed.</w:t>
      </w:r>
      <w:r w:rsidR="002E0818">
        <w:rPr>
          <w:rFonts w:eastAsia="Arial"/>
        </w:rPr>
        <w:t xml:space="preserve"> Op basis van de resultaten en uitkomsten kan worden bepaald of een gemeenschappelijke landelijke voorziening nodig is en waar deze het beste gepositioneerd kan worden, bij de VNG of </w:t>
      </w:r>
      <w:r w:rsidR="001C0E33">
        <w:rPr>
          <w:rFonts w:eastAsia="Arial"/>
        </w:rPr>
        <w:t xml:space="preserve">bij het DSO. </w:t>
      </w:r>
    </w:p>
    <w:p w14:paraId="75B69DC4" w14:textId="77777777" w:rsidR="00544347" w:rsidRDefault="00544347" w:rsidP="008865D5"/>
    <w:p w14:paraId="23ABDDB4" w14:textId="77777777" w:rsidR="00544347" w:rsidRDefault="00544347" w:rsidP="008865D5"/>
    <w:p w14:paraId="29E882AC" w14:textId="3FB1F777" w:rsidR="001C0E33" w:rsidRPr="001C0E33" w:rsidRDefault="001C0E33" w:rsidP="008865D5">
      <w:pPr>
        <w:rPr>
          <w:b/>
          <w:bCs/>
        </w:rPr>
      </w:pPr>
      <w:r w:rsidRPr="001C0E33">
        <w:rPr>
          <w:b/>
          <w:bCs/>
        </w:rPr>
        <w:t>Scenario 2</w:t>
      </w:r>
    </w:p>
    <w:p w14:paraId="30034035" w14:textId="3CEA79C9" w:rsidR="001C0E33" w:rsidRDefault="001C0E33" w:rsidP="008865D5">
      <w:r>
        <w:t xml:space="preserve">We kiezen de weg van de Europese aanbesteding </w:t>
      </w:r>
      <w:r w:rsidR="00A72ED0">
        <w:t xml:space="preserve">om te komen tot een gezamenlijke proefomgeving waarbij de drie eerdere geschetste </w:t>
      </w:r>
      <w:r w:rsidR="00804954">
        <w:t xml:space="preserve">logisch opdeling in één keer worden verworven. </w:t>
      </w:r>
      <w:r w:rsidR="00230F46">
        <w:t xml:space="preserve">Gemeenten kunnen dan nog steeds voor bepaalde onderdelen (zie scenario 1) als pilotgemeente fungeren, maar kunnen ook kiezen voor alle </w:t>
      </w:r>
      <w:r w:rsidR="00B137CB">
        <w:t>onderdelen</w:t>
      </w:r>
      <w:r w:rsidR="00230F46">
        <w:t xml:space="preserve">. </w:t>
      </w:r>
    </w:p>
    <w:p w14:paraId="23AF0F90" w14:textId="77777777" w:rsidR="00804954" w:rsidRDefault="00804954" w:rsidP="008865D5"/>
    <w:p w14:paraId="6EBCFF92" w14:textId="296F5B03" w:rsidR="00171D6C" w:rsidRDefault="009863CA" w:rsidP="008865D5">
      <w:r>
        <w:t xml:space="preserve">De participerende gemeenten en met name Rotterdam brengen kennis </w:t>
      </w:r>
      <w:r w:rsidR="00DA1B8C">
        <w:t xml:space="preserve">en ervaring in bij het opstellen van het bestek. Vanuit de VNG kan inkoop expertise </w:t>
      </w:r>
      <w:r w:rsidR="00171D6C">
        <w:t xml:space="preserve">en juridische begeleiding </w:t>
      </w:r>
      <w:r w:rsidR="00DA1B8C">
        <w:t>worden ingebracht</w:t>
      </w:r>
      <w:r w:rsidR="00171D6C">
        <w:t>. De verwerving richt zich op:</w:t>
      </w:r>
    </w:p>
    <w:p w14:paraId="42B7A2DF" w14:textId="61C49E4A" w:rsidR="00B1668F" w:rsidRDefault="00171D6C" w:rsidP="00171D6C">
      <w:pPr>
        <w:pStyle w:val="Lijstalinea"/>
        <w:numPr>
          <w:ilvl w:val="0"/>
          <w:numId w:val="13"/>
        </w:numPr>
      </w:pPr>
      <w:r>
        <w:t>Het verkrijgen van een proefomgeving en productieomgeving</w:t>
      </w:r>
      <w:r w:rsidR="00B1668F">
        <w:t xml:space="preserve"> (OTAP)</w:t>
      </w:r>
      <w:r w:rsidR="00BE7F3C">
        <w:t xml:space="preserve">. Deze kunnen gefaseerd worden </w:t>
      </w:r>
      <w:r w:rsidR="00B1668F">
        <w:t>geïmplementeerd</w:t>
      </w:r>
      <w:r w:rsidR="000241CE">
        <w:t xml:space="preserve"> en beschikbaar worden gesteld. De proefomgeving is bedoeld om eerst met elkaar te beproeven en als de beproeving is geslaagd en de </w:t>
      </w:r>
      <w:r w:rsidR="001C68EE">
        <w:t>geldende</w:t>
      </w:r>
      <w:r w:rsidR="000241CE">
        <w:t xml:space="preserve"> afspraak is bekrachtigd, kan een kopie worden gemaakt en beschikbaar worden gesteld op productie</w:t>
      </w:r>
      <w:r w:rsidR="000036A2">
        <w:t xml:space="preserve">. </w:t>
      </w:r>
      <w:r w:rsidR="000241CE">
        <w:t>Vervolgens kan de proefomgeving weer worden gebruikt om de doorontwikkeling</w:t>
      </w:r>
      <w:r w:rsidR="001C68EE">
        <w:t xml:space="preserve"> van de afspraak</w:t>
      </w:r>
      <w:r w:rsidR="000241CE">
        <w:t xml:space="preserve"> te beproeven.</w:t>
      </w:r>
      <w:r w:rsidR="000036A2">
        <w:t xml:space="preserve"> Naast de proef en productieomgeving ook een checkvoorziening voor indieners van de vergunning. </w:t>
      </w:r>
      <w:r w:rsidR="00673572">
        <w:t>Deze checkvoorziening controleert o</w:t>
      </w:r>
      <w:r w:rsidR="00FB0F7E">
        <w:t>p</w:t>
      </w:r>
      <w:r w:rsidR="00673572">
        <w:t xml:space="preserve"> de afgesproken en </w:t>
      </w:r>
      <w:r w:rsidR="00CC44FA">
        <w:t>geïmplementeerd</w:t>
      </w:r>
      <w:r w:rsidR="00673572">
        <w:t xml:space="preserve"> indieningsvereisten en geeft het resultaat terug aan de indiener die de check doet. </w:t>
      </w:r>
      <w:r w:rsidR="00081612">
        <w:t>Indien de vergunningaanvraag niet voldoet, wordt de reden waarop deze</w:t>
      </w:r>
      <w:r w:rsidR="00CC44FA">
        <w:t xml:space="preserve"> is</w:t>
      </w:r>
      <w:r w:rsidR="00081612">
        <w:t xml:space="preserve"> afgewezen teruggeven in rapportvorm. </w:t>
      </w:r>
    </w:p>
    <w:p w14:paraId="2005CD11" w14:textId="35F7ADDF" w:rsidR="008865D5" w:rsidRDefault="002044DF" w:rsidP="00171D6C">
      <w:pPr>
        <w:pStyle w:val="Lijstalinea"/>
        <w:numPr>
          <w:ilvl w:val="0"/>
          <w:numId w:val="13"/>
        </w:numPr>
      </w:pPr>
      <w:r>
        <w:t>Het voorstel is dat d</w:t>
      </w:r>
      <w:r w:rsidR="00CC44FA">
        <w:t xml:space="preserve">e voorziening </w:t>
      </w:r>
      <w:r w:rsidR="00D35871">
        <w:t>wordt aangeschaft en beheert door de VNG</w:t>
      </w:r>
      <w:r w:rsidR="001D29A1">
        <w:t xml:space="preserve"> voor een periode van </w:t>
      </w:r>
      <w:r w:rsidR="001C68EE">
        <w:t>vier</w:t>
      </w:r>
      <w:r w:rsidR="001D29A1">
        <w:t xml:space="preserve"> jaar met een optie op verlenging</w:t>
      </w:r>
      <w:r w:rsidR="0092524E">
        <w:t xml:space="preserve"> en met de mogelijkheid </w:t>
      </w:r>
      <w:commentRangeStart w:id="25"/>
      <w:r w:rsidR="0092524E">
        <w:t xml:space="preserve">het contract </w:t>
      </w:r>
      <w:r w:rsidR="004C5834">
        <w:t xml:space="preserve">geheel of deels </w:t>
      </w:r>
      <w:r w:rsidR="0092524E">
        <w:t>over te hevelen naar het DSO</w:t>
      </w:r>
      <w:commentRangeEnd w:id="25"/>
      <w:r w:rsidR="00A10AD7">
        <w:rPr>
          <w:rStyle w:val="Verwijzingopmerking"/>
          <w:rFonts w:eastAsia="Verdana" w:cs="Arial"/>
        </w:rPr>
        <w:commentReference w:id="25"/>
      </w:r>
      <w:r w:rsidR="001D29A1">
        <w:t xml:space="preserve">. </w:t>
      </w:r>
      <w:r w:rsidR="00CE7018">
        <w:t xml:space="preserve">Na </w:t>
      </w:r>
      <w:r w:rsidR="004F0DFC">
        <w:t xml:space="preserve">drie </w:t>
      </w:r>
      <w:r w:rsidR="00CE7018">
        <w:t xml:space="preserve">jaar wordt beoordeeld of het contract moet worden verlengd of dat </w:t>
      </w:r>
      <w:r w:rsidR="000E7FE1">
        <w:t xml:space="preserve">de landelijke voorziening </w:t>
      </w:r>
      <w:r w:rsidR="006E7358">
        <w:t>niet meer nodig is</w:t>
      </w:r>
      <w:r w:rsidR="009B4A4F">
        <w:t xml:space="preserve"> en wordt vervangen door</w:t>
      </w:r>
      <w:r w:rsidR="000E7FE1">
        <w:t xml:space="preserve"> lokale voorzieningen. Gemeenten kunnen op basis van de ervaring </w:t>
      </w:r>
      <w:r w:rsidR="009B4A4F">
        <w:t xml:space="preserve">besluiten om zelf een lokale voorziening aan te schaffen. </w:t>
      </w:r>
      <w:r w:rsidR="0019682B">
        <w:t>Belangrijke voorwaarde is wel dat de lokale voorziening voldoet aan</w:t>
      </w:r>
      <w:r w:rsidR="00930855">
        <w:t>,</w:t>
      </w:r>
      <w:r w:rsidR="0019682B">
        <w:t xml:space="preserve"> de </w:t>
      </w:r>
      <w:r w:rsidR="000F7737">
        <w:t>op dat moment</w:t>
      </w:r>
      <w:r w:rsidR="00930855">
        <w:t>,</w:t>
      </w:r>
      <w:r w:rsidR="000F7737">
        <w:t xml:space="preserve"> geldende versie van de </w:t>
      </w:r>
      <w:r w:rsidR="0031540E">
        <w:t xml:space="preserve">afspraak. </w:t>
      </w:r>
      <w:r w:rsidR="00D35871">
        <w:t xml:space="preserve"> </w:t>
      </w:r>
      <w:r w:rsidR="000241CE">
        <w:t xml:space="preserve"> </w:t>
      </w:r>
    </w:p>
    <w:p w14:paraId="57BB8748" w14:textId="77777777" w:rsidR="006D221B" w:rsidRDefault="006D221B" w:rsidP="006D221B"/>
    <w:p w14:paraId="17BBCBD8" w14:textId="485B319D" w:rsidR="0031540E" w:rsidRDefault="0031540E" w:rsidP="006D221B">
      <w:r>
        <w:t xml:space="preserve">Zodra de landelijke VCS is verworven kan deze worden </w:t>
      </w:r>
      <w:r w:rsidR="00B11D21">
        <w:t>geïmplementeerd</w:t>
      </w:r>
      <w:r w:rsidR="00535281">
        <w:t xml:space="preserve"> (conform de dan geldende landelijke afspraak)</w:t>
      </w:r>
      <w:r w:rsidR="00F43D75">
        <w:t xml:space="preserve"> voorzien van de benodigde koppelingen en </w:t>
      </w:r>
      <w:r>
        <w:t>ingericht</w:t>
      </w:r>
      <w:r w:rsidR="00535281">
        <w:t>. D</w:t>
      </w:r>
      <w:r w:rsidR="00F43D75">
        <w:t xml:space="preserve">e beproeving met de eerste gemeenten en indieners </w:t>
      </w:r>
      <w:r w:rsidR="00535281">
        <w:t>kan dan</w:t>
      </w:r>
      <w:r w:rsidR="00F43D75">
        <w:t xml:space="preserve"> starten</w:t>
      </w:r>
      <w:r w:rsidR="00535281">
        <w:t xml:space="preserve">. </w:t>
      </w:r>
      <w:r w:rsidR="00B11D21">
        <w:t xml:space="preserve">Waarschijnlijk </w:t>
      </w:r>
      <w:r w:rsidR="00ED46D5">
        <w:t>gaat dit pas plaatsvinden in Q1 van 2026</w:t>
      </w:r>
      <w:r w:rsidR="00535281">
        <w:t xml:space="preserve">. </w:t>
      </w:r>
      <w:r w:rsidR="008169E4">
        <w:t>Dit hangt van verschillende factoren af. Met name over snelle besluitvorming over het PID</w:t>
      </w:r>
      <w:r w:rsidR="005B4AF6">
        <w:t xml:space="preserve"> en de periode dat de </w:t>
      </w:r>
      <w:r w:rsidR="003A1BC5">
        <w:t>gegunde</w:t>
      </w:r>
      <w:r w:rsidR="005B4AF6">
        <w:t xml:space="preserve"> leverancier nodig heeft om de proefomgeving </w:t>
      </w:r>
      <w:r w:rsidR="00DF50D6">
        <w:t>te realiseren, op te tuigen en werkend te krijgen</w:t>
      </w:r>
      <w:r w:rsidR="008169E4">
        <w:t xml:space="preserve">. </w:t>
      </w:r>
    </w:p>
    <w:p w14:paraId="6A326DA0" w14:textId="77777777" w:rsidR="006D221B" w:rsidRDefault="006D221B" w:rsidP="006D221B"/>
    <w:p w14:paraId="3DB5E633" w14:textId="17109DA8" w:rsidR="0092214E" w:rsidRPr="004D04C6" w:rsidRDefault="0092214E" w:rsidP="006D221B">
      <w:pPr>
        <w:rPr>
          <w:b/>
          <w:bCs/>
        </w:rPr>
      </w:pPr>
      <w:r w:rsidRPr="004D04C6">
        <w:rPr>
          <w:b/>
          <w:bCs/>
        </w:rPr>
        <w:t xml:space="preserve">Scenario 3 </w:t>
      </w:r>
    </w:p>
    <w:p w14:paraId="7EDFFA8E" w14:textId="267F196A" w:rsidR="525A7F3A" w:rsidRDefault="004D04C6">
      <w:r>
        <w:t xml:space="preserve">Wellicht is er ook nog een scenario 3. </w:t>
      </w:r>
      <w:commentRangeStart w:id="26"/>
      <w:r w:rsidR="00EE60D3" w:rsidRPr="00EE60D3">
        <w:rPr>
          <w:highlight w:val="yellow"/>
        </w:rPr>
        <w:t>Graag een</w:t>
      </w:r>
      <w:r w:rsidR="00600D1F">
        <w:rPr>
          <w:highlight w:val="yellow"/>
        </w:rPr>
        <w:t xml:space="preserve"> eventueel</w:t>
      </w:r>
      <w:r w:rsidR="00EE60D3" w:rsidRPr="00EE60D3">
        <w:rPr>
          <w:highlight w:val="yellow"/>
        </w:rPr>
        <w:t xml:space="preserve"> voorstel</w:t>
      </w:r>
      <w:r w:rsidR="00600D1F">
        <w:rPr>
          <w:highlight w:val="yellow"/>
        </w:rPr>
        <w:t xml:space="preserve"> van de </w:t>
      </w:r>
      <w:proofErr w:type="spellStart"/>
      <w:r w:rsidR="00600D1F">
        <w:rPr>
          <w:highlight w:val="yellow"/>
        </w:rPr>
        <w:t>reviewers</w:t>
      </w:r>
      <w:proofErr w:type="spellEnd"/>
      <w:r w:rsidR="00EE60D3" w:rsidRPr="00EE60D3">
        <w:rPr>
          <w:highlight w:val="yellow"/>
        </w:rPr>
        <w:t>.</w:t>
      </w:r>
      <w:r w:rsidR="00EE60D3">
        <w:t xml:space="preserve"> </w:t>
      </w:r>
      <w:commentRangeEnd w:id="26"/>
      <w:r w:rsidR="00A10AD7">
        <w:rPr>
          <w:rStyle w:val="Verwijzingopmerking"/>
        </w:rPr>
        <w:commentReference w:id="26"/>
      </w:r>
    </w:p>
    <w:p w14:paraId="44691BAB" w14:textId="77777777" w:rsidR="008D4914" w:rsidRDefault="008D4914"/>
    <w:p w14:paraId="41EB2E8A" w14:textId="28FABE2A" w:rsidR="008D4914" w:rsidRDefault="003A1BC5">
      <w:commentRangeStart w:id="27"/>
      <w:r>
        <w:rPr>
          <w:highlight w:val="yellow"/>
        </w:rPr>
        <w:t xml:space="preserve">Vraag aan de </w:t>
      </w:r>
      <w:proofErr w:type="spellStart"/>
      <w:r>
        <w:rPr>
          <w:highlight w:val="yellow"/>
        </w:rPr>
        <w:t>reviewers</w:t>
      </w:r>
      <w:proofErr w:type="spellEnd"/>
      <w:r w:rsidR="00600D1F">
        <w:rPr>
          <w:highlight w:val="yellow"/>
        </w:rPr>
        <w:t>; w</w:t>
      </w:r>
      <w:r w:rsidR="00D5430F" w:rsidRPr="00D5430F">
        <w:rPr>
          <w:highlight w:val="yellow"/>
        </w:rPr>
        <w:t>elk scenario heeft de voorkeur</w:t>
      </w:r>
      <w:r w:rsidR="00B137CB">
        <w:rPr>
          <w:highlight w:val="yellow"/>
        </w:rPr>
        <w:t xml:space="preserve"> en is het meest realistisch</w:t>
      </w:r>
      <w:r w:rsidR="00D5430F" w:rsidRPr="00D5430F">
        <w:rPr>
          <w:highlight w:val="yellow"/>
        </w:rPr>
        <w:t>?</w:t>
      </w:r>
      <w:r w:rsidR="00D5430F">
        <w:t xml:space="preserve"> </w:t>
      </w:r>
      <w:commentRangeEnd w:id="27"/>
      <w:r w:rsidR="00465531">
        <w:rPr>
          <w:rStyle w:val="Verwijzingopmerking"/>
        </w:rPr>
        <w:commentReference w:id="27"/>
      </w:r>
    </w:p>
    <w:p w14:paraId="5EA8E2A2" w14:textId="77777777" w:rsidR="0017673F" w:rsidRDefault="0017673F"/>
    <w:p w14:paraId="42A3295B" w14:textId="7A6CC7C2" w:rsidR="00B137CB" w:rsidRDefault="00B137CB">
      <w:r>
        <w:t xml:space="preserve">De volgende </w:t>
      </w:r>
      <w:r w:rsidR="00B414EE">
        <w:t>rollen hebben we nodig om deze deliverable te realiseren:</w:t>
      </w:r>
    </w:p>
    <w:p w14:paraId="1CBFACCB" w14:textId="77777777" w:rsidR="00B414EE" w:rsidRDefault="00B414EE"/>
    <w:p w14:paraId="0A5B3759" w14:textId="64C3355B" w:rsidR="004B26D0" w:rsidRDefault="004B26D0" w:rsidP="004B26D0">
      <w:pPr>
        <w:pStyle w:val="Lijstalinea"/>
        <w:numPr>
          <w:ilvl w:val="0"/>
          <w:numId w:val="13"/>
        </w:numPr>
      </w:pPr>
      <w:r>
        <w:t xml:space="preserve">Projectleider </w:t>
      </w:r>
      <w:r w:rsidR="00DA375F">
        <w:t>(</w:t>
      </w:r>
      <w:r w:rsidR="00925172">
        <w:t>16 uur</w:t>
      </w:r>
      <w:r w:rsidR="00883477">
        <w:t xml:space="preserve"> p/w</w:t>
      </w:r>
      <w:r w:rsidR="00DA375F">
        <w:t>)</w:t>
      </w:r>
    </w:p>
    <w:p w14:paraId="34CCC859" w14:textId="40779C93" w:rsidR="004B26D0" w:rsidRDefault="00D81CDF" w:rsidP="004B26D0">
      <w:pPr>
        <w:pStyle w:val="Lijstalinea"/>
        <w:numPr>
          <w:ilvl w:val="0"/>
          <w:numId w:val="13"/>
        </w:numPr>
      </w:pPr>
      <w:r>
        <w:t>Implementatie ondersteuner/</w:t>
      </w:r>
      <w:proofErr w:type="spellStart"/>
      <w:r>
        <w:t>pilotcoordinator</w:t>
      </w:r>
      <w:proofErr w:type="spellEnd"/>
      <w:r>
        <w:t xml:space="preserve"> centraal</w:t>
      </w:r>
      <w:r w:rsidR="00DA375F">
        <w:t xml:space="preserve"> (</w:t>
      </w:r>
      <w:r w:rsidR="002236B1">
        <w:t>24</w:t>
      </w:r>
      <w:r w:rsidR="00CA50A9">
        <w:t xml:space="preserve"> </w:t>
      </w:r>
      <w:r w:rsidR="00925172">
        <w:t>uur</w:t>
      </w:r>
      <w:r w:rsidR="00883477">
        <w:t xml:space="preserve"> p/w</w:t>
      </w:r>
      <w:r w:rsidR="00925172">
        <w:t>, gedurende voorbereiding en looptijd pilots</w:t>
      </w:r>
      <w:r w:rsidR="00CA50A9">
        <w:t>)</w:t>
      </w:r>
    </w:p>
    <w:p w14:paraId="0D57BF8B" w14:textId="3F9BE2B3" w:rsidR="009863D4" w:rsidRDefault="00993CFA" w:rsidP="004B26D0">
      <w:pPr>
        <w:pStyle w:val="Lijstalinea"/>
        <w:numPr>
          <w:ilvl w:val="0"/>
          <w:numId w:val="13"/>
        </w:numPr>
      </w:pPr>
      <w:r>
        <w:t>Adviseur</w:t>
      </w:r>
      <w:r w:rsidR="009863D4">
        <w:t xml:space="preserve"> </w:t>
      </w:r>
      <w:proofErr w:type="spellStart"/>
      <w:r w:rsidR="00924AE8">
        <w:t>geo</w:t>
      </w:r>
      <w:proofErr w:type="spellEnd"/>
      <w:r w:rsidR="00FE2DA9">
        <w:t xml:space="preserve"> VNG en </w:t>
      </w:r>
      <w:proofErr w:type="spellStart"/>
      <w:r w:rsidR="00FE2DA9">
        <w:t>Neprom</w:t>
      </w:r>
      <w:proofErr w:type="spellEnd"/>
      <w:r w:rsidR="00CA50A9">
        <w:t xml:space="preserve"> (</w:t>
      </w:r>
      <w:r w:rsidR="00925172">
        <w:t>12</w:t>
      </w:r>
      <w:r w:rsidR="00CA50A9">
        <w:t xml:space="preserve"> </w:t>
      </w:r>
      <w:r w:rsidR="00925172">
        <w:t>uur</w:t>
      </w:r>
      <w:r w:rsidR="00883477">
        <w:t xml:space="preserve"> p/w</w:t>
      </w:r>
      <w:r w:rsidR="00CA50A9">
        <w:t>)</w:t>
      </w:r>
    </w:p>
    <w:p w14:paraId="5AB134A2" w14:textId="46C89B2F" w:rsidR="00924AE8" w:rsidRDefault="00993CFA" w:rsidP="004B26D0">
      <w:pPr>
        <w:pStyle w:val="Lijstalinea"/>
        <w:numPr>
          <w:ilvl w:val="0"/>
          <w:numId w:val="13"/>
        </w:numPr>
      </w:pPr>
      <w:r>
        <w:t>Adviseur</w:t>
      </w:r>
      <w:r w:rsidR="00924AE8">
        <w:t xml:space="preserve"> </w:t>
      </w:r>
      <w:r w:rsidR="00660595">
        <w:t>omgevingsregels</w:t>
      </w:r>
      <w:r w:rsidR="00CA50A9">
        <w:t xml:space="preserve"> </w:t>
      </w:r>
      <w:r w:rsidR="00FE2DA9">
        <w:t xml:space="preserve">VNG en </w:t>
      </w:r>
      <w:proofErr w:type="spellStart"/>
      <w:r w:rsidR="00FE2DA9">
        <w:t>Neprom</w:t>
      </w:r>
      <w:proofErr w:type="spellEnd"/>
      <w:r w:rsidR="00FE2DA9">
        <w:t xml:space="preserve"> </w:t>
      </w:r>
      <w:r w:rsidR="00CA50A9">
        <w:t>(</w:t>
      </w:r>
      <w:r w:rsidR="00925172">
        <w:t>12</w:t>
      </w:r>
      <w:r w:rsidR="00CA50A9">
        <w:t xml:space="preserve"> </w:t>
      </w:r>
      <w:r w:rsidR="00925172">
        <w:t>uur</w:t>
      </w:r>
      <w:r w:rsidR="00883477">
        <w:t xml:space="preserve"> p/w</w:t>
      </w:r>
      <w:r w:rsidR="00CA50A9">
        <w:t>)</w:t>
      </w:r>
      <w:r w:rsidR="00660595">
        <w:t xml:space="preserve"> </w:t>
      </w:r>
    </w:p>
    <w:p w14:paraId="213EBFC9" w14:textId="23F2B8E4" w:rsidR="00924AE8" w:rsidRDefault="00E56548" w:rsidP="004B26D0">
      <w:pPr>
        <w:pStyle w:val="Lijstalinea"/>
        <w:numPr>
          <w:ilvl w:val="0"/>
          <w:numId w:val="13"/>
        </w:numPr>
      </w:pPr>
      <w:r>
        <w:t>Ervaringsdeskundige Rotterdam</w:t>
      </w:r>
      <w:r w:rsidR="00CA50A9">
        <w:t xml:space="preserve"> (</w:t>
      </w:r>
      <w:r w:rsidR="00925172">
        <w:t>12</w:t>
      </w:r>
      <w:r w:rsidR="00CA50A9">
        <w:t xml:space="preserve"> </w:t>
      </w:r>
      <w:r w:rsidR="00925172">
        <w:t>uur</w:t>
      </w:r>
      <w:r w:rsidR="00883477">
        <w:t xml:space="preserve"> p/w</w:t>
      </w:r>
      <w:r w:rsidR="00CA50A9">
        <w:t>)</w:t>
      </w:r>
    </w:p>
    <w:p w14:paraId="6122DD8F" w14:textId="2B6D5DE9" w:rsidR="004B26D0" w:rsidRDefault="004B26D0" w:rsidP="004B26D0">
      <w:pPr>
        <w:pStyle w:val="Lijstalinea"/>
        <w:numPr>
          <w:ilvl w:val="0"/>
          <w:numId w:val="13"/>
        </w:numPr>
      </w:pPr>
      <w:r>
        <w:t>Iedere gemeente een projectleider die verantwoordelijk is voor de uitvoering van de pilot</w:t>
      </w:r>
      <w:r w:rsidR="00CA50A9">
        <w:t xml:space="preserve"> (1 </w:t>
      </w:r>
      <w:r w:rsidR="00883477">
        <w:t xml:space="preserve">tot 2 </w:t>
      </w:r>
      <w:r w:rsidR="00CA50A9">
        <w:t>dag</w:t>
      </w:r>
      <w:r w:rsidR="00883477">
        <w:t>en, afhankelijk van de fase p/w)</w:t>
      </w:r>
    </w:p>
    <w:p w14:paraId="1D4D8D0C" w14:textId="1E678F65" w:rsidR="00DA375F" w:rsidRDefault="00DA375F" w:rsidP="004B26D0">
      <w:pPr>
        <w:pStyle w:val="Lijstalinea"/>
        <w:numPr>
          <w:ilvl w:val="0"/>
          <w:numId w:val="13"/>
        </w:numPr>
      </w:pPr>
      <w:r>
        <w:t>Medewerkers van de diverse gemeenten die participeren in de pilot</w:t>
      </w:r>
      <w:r w:rsidR="00883477">
        <w:t xml:space="preserve"> (1 a 2 dagen gedurende de looptijd van de pilot</w:t>
      </w:r>
      <w:r w:rsidR="00DA2584">
        <w:t xml:space="preserve"> p/w</w:t>
      </w:r>
      <w:r w:rsidR="00883477">
        <w:t>)</w:t>
      </w:r>
    </w:p>
    <w:p w14:paraId="4D5C082F" w14:textId="53FD1D65" w:rsidR="009863D4" w:rsidRDefault="00E56548" w:rsidP="004B26D0">
      <w:pPr>
        <w:pStyle w:val="Lijstalinea"/>
        <w:numPr>
          <w:ilvl w:val="0"/>
          <w:numId w:val="13"/>
        </w:numPr>
      </w:pPr>
      <w:r>
        <w:t>Technische ondersteuning vanuit leverancier (scenario 1)</w:t>
      </w:r>
      <w:r w:rsidR="00883477">
        <w:t xml:space="preserve"> (conform aanbod)</w:t>
      </w:r>
    </w:p>
    <w:p w14:paraId="11D46FCF" w14:textId="78BC7A3E" w:rsidR="00C04AEC" w:rsidRDefault="00C04AEC" w:rsidP="004B26D0">
      <w:pPr>
        <w:pStyle w:val="Lijstalinea"/>
        <w:numPr>
          <w:ilvl w:val="0"/>
          <w:numId w:val="13"/>
        </w:numPr>
      </w:pPr>
      <w:r>
        <w:t>Technische ondersteuning vanuit DSO</w:t>
      </w:r>
      <w:r w:rsidR="00883477">
        <w:t xml:space="preserve"> (1 dag</w:t>
      </w:r>
      <w:r w:rsidR="00DA2584">
        <w:t xml:space="preserve"> p/w in voorbereiding op pilot</w:t>
      </w:r>
      <w:r w:rsidR="00883477">
        <w:t>)</w:t>
      </w:r>
    </w:p>
    <w:p w14:paraId="3D6C87F6" w14:textId="441FD01E" w:rsidR="00C04AEC" w:rsidRDefault="00C04AEC" w:rsidP="004B26D0">
      <w:pPr>
        <w:pStyle w:val="Lijstalinea"/>
        <w:numPr>
          <w:ilvl w:val="0"/>
          <w:numId w:val="13"/>
        </w:numPr>
      </w:pPr>
      <w:r>
        <w:lastRenderedPageBreak/>
        <w:t>Aanbestedingsspecialist (scenario 1 advies bij 2 advies en ondersteuning</w:t>
      </w:r>
      <w:r w:rsidR="00DA2584">
        <w:t xml:space="preserve">, </w:t>
      </w:r>
      <w:r w:rsidR="00AA47D6">
        <w:t>4 uur p/w gedurende aanloop opstellen van bestek</w:t>
      </w:r>
      <w:r>
        <w:t>)</w:t>
      </w:r>
    </w:p>
    <w:p w14:paraId="17BE55DC" w14:textId="3B2F13E8" w:rsidR="00C04AEC" w:rsidRDefault="00C04AEC" w:rsidP="004B26D0">
      <w:pPr>
        <w:pStyle w:val="Lijstalinea"/>
        <w:numPr>
          <w:ilvl w:val="0"/>
          <w:numId w:val="13"/>
        </w:numPr>
      </w:pPr>
      <w:r>
        <w:t xml:space="preserve">Inkoper (scenario </w:t>
      </w:r>
      <w:r w:rsidR="00216405">
        <w:t>1</w:t>
      </w:r>
      <w:r>
        <w:t xml:space="preserve"> advies bij</w:t>
      </w:r>
      <w:r w:rsidR="00216405">
        <w:t xml:space="preserve"> 2 advies en ondersteuning</w:t>
      </w:r>
      <w:r w:rsidR="00AA47D6">
        <w:t xml:space="preserve">, </w:t>
      </w:r>
      <w:r w:rsidR="00925172">
        <w:t>8 uur p/w gedurende aanbesteding</w:t>
      </w:r>
      <w:r>
        <w:t>)</w:t>
      </w:r>
    </w:p>
    <w:p w14:paraId="6007B8E4" w14:textId="0C007F4D" w:rsidR="00586C6C" w:rsidRDefault="00586C6C" w:rsidP="003464B4">
      <w:pPr>
        <w:pStyle w:val="Kop2"/>
        <w:numPr>
          <w:ilvl w:val="1"/>
          <w:numId w:val="3"/>
        </w:numPr>
      </w:pPr>
      <w:bookmarkStart w:id="28" w:name="_Toc190031326"/>
      <w:r w:rsidRPr="00586C6C">
        <w:t xml:space="preserve">5 </w:t>
      </w:r>
      <w:r w:rsidR="00400F99">
        <w:t>pilot</w:t>
      </w:r>
      <w:r w:rsidRPr="00586C6C">
        <w:t>gemeenten</w:t>
      </w:r>
      <w:bookmarkEnd w:id="28"/>
      <w:r w:rsidRPr="00586C6C">
        <w:t xml:space="preserve"> </w:t>
      </w:r>
    </w:p>
    <w:p w14:paraId="1C0B7C4D" w14:textId="443FD539" w:rsidR="00DF50D6" w:rsidRDefault="002A4182" w:rsidP="00DF50D6">
      <w:r>
        <w:t>Het gede</w:t>
      </w:r>
      <w:r w:rsidR="0097790D">
        <w:t>finieerde doel voor 2025 in de opdrachtomschrijving is</w:t>
      </w:r>
      <w:r w:rsidR="00F55A78">
        <w:t xml:space="preserve"> pilots te doen </w:t>
      </w:r>
      <w:r w:rsidR="001515B4">
        <w:t>met</w:t>
      </w:r>
      <w:r w:rsidR="00F55A78">
        <w:t xml:space="preserve"> 5 gemeenten. </w:t>
      </w:r>
      <w:r w:rsidR="00433E3E">
        <w:t>De verwachting is wel dat het gaat lukken om minimaal 5 gemeenten enthousiast te krijgen om me</w:t>
      </w:r>
      <w:r w:rsidR="00D139CC">
        <w:t>e</w:t>
      </w:r>
      <w:r w:rsidR="00433E3E">
        <w:t xml:space="preserve"> te doen aan de beproeving</w:t>
      </w:r>
      <w:r w:rsidR="00D41219">
        <w:t>.</w:t>
      </w:r>
      <w:r w:rsidR="004D5D4F">
        <w:t xml:space="preserve"> In welke vorm de beproeving gaat plaatsvinden is afhankelijk van het te volgen scenario. </w:t>
      </w:r>
      <w:r w:rsidR="009A0299">
        <w:t xml:space="preserve">Het voorstel is gedaan om niet alleen gemeenten te beproeven maar ook een omgevingsdienst die namens meerdere gemeente de uitvoering doet. </w:t>
      </w:r>
    </w:p>
    <w:p w14:paraId="6FD45C64" w14:textId="77777777" w:rsidR="00D139CC" w:rsidRDefault="00D139CC" w:rsidP="00DF50D6"/>
    <w:p w14:paraId="31379802" w14:textId="6E175C19" w:rsidR="003408D2" w:rsidRDefault="004D36DB" w:rsidP="00DF50D6">
      <w:r>
        <w:t xml:space="preserve">De volgende </w:t>
      </w:r>
      <w:r w:rsidR="004702E6">
        <w:t xml:space="preserve">punten </w:t>
      </w:r>
      <w:r w:rsidR="00EB53A0">
        <w:t>zouden tijdens de pilot beproefd moeten worden:</w:t>
      </w:r>
    </w:p>
    <w:p w14:paraId="107423A4" w14:textId="45084F36" w:rsidR="00FF720C" w:rsidRDefault="00FF720C" w:rsidP="00EB53A0">
      <w:pPr>
        <w:pStyle w:val="Lijstalinea"/>
        <w:numPr>
          <w:ilvl w:val="0"/>
          <w:numId w:val="13"/>
        </w:numPr>
      </w:pPr>
      <w:r>
        <w:t xml:space="preserve">Het controleren of de gedefinieerde afspraak ook daadwerkelijk </w:t>
      </w:r>
      <w:r w:rsidR="002A79E9">
        <w:t>geïmplementeerd</w:t>
      </w:r>
      <w:r>
        <w:t xml:space="preserve"> kan worden en beproefd</w:t>
      </w:r>
      <w:r w:rsidR="002A79E9">
        <w:t xml:space="preserve"> -&gt; eventueel leidt dit nog tot aanpassingen in de gedefinieerde afspraak. </w:t>
      </w:r>
    </w:p>
    <w:p w14:paraId="3D68FCAF" w14:textId="6357BBB8" w:rsidR="00EB53A0" w:rsidRDefault="00EB53A0" w:rsidP="00EB53A0">
      <w:pPr>
        <w:pStyle w:val="Lijstalinea"/>
        <w:numPr>
          <w:ilvl w:val="0"/>
          <w:numId w:val="13"/>
        </w:numPr>
      </w:pPr>
      <w:r>
        <w:t xml:space="preserve">De functionele en technische werking </w:t>
      </w:r>
      <w:r w:rsidR="00F23C95">
        <w:t xml:space="preserve">van </w:t>
      </w:r>
      <w:r w:rsidR="0020177A">
        <w:t>het indienen van een vergunningaanvraag</w:t>
      </w:r>
    </w:p>
    <w:p w14:paraId="36BD18D5" w14:textId="77777777" w:rsidR="00F247D0" w:rsidRDefault="0020177A" w:rsidP="00EB53A0">
      <w:pPr>
        <w:pStyle w:val="Lijstalinea"/>
        <w:numPr>
          <w:ilvl w:val="0"/>
          <w:numId w:val="13"/>
        </w:numPr>
      </w:pPr>
      <w:r>
        <w:t>De functionele en technische werking van het controleren van de indien</w:t>
      </w:r>
      <w:r w:rsidR="00F873BD">
        <w:t>ingsvereisten</w:t>
      </w:r>
      <w:r w:rsidR="00F36F67">
        <w:t xml:space="preserve"> met betrekking tot de </w:t>
      </w:r>
      <w:r w:rsidR="008222C7">
        <w:t xml:space="preserve">OPA. </w:t>
      </w:r>
    </w:p>
    <w:p w14:paraId="18501354" w14:textId="77777777" w:rsidR="00A649CD" w:rsidRDefault="006D3C67" w:rsidP="00EB53A0">
      <w:pPr>
        <w:pStyle w:val="Lijstalinea"/>
        <w:numPr>
          <w:ilvl w:val="0"/>
          <w:numId w:val="13"/>
        </w:numPr>
      </w:pPr>
      <w:r>
        <w:t xml:space="preserve">De functionele en technische werking van het </w:t>
      </w:r>
      <w:proofErr w:type="spellStart"/>
      <w:r>
        <w:t>georefere</w:t>
      </w:r>
      <w:r w:rsidR="00A649CD">
        <w:t>ren</w:t>
      </w:r>
      <w:proofErr w:type="spellEnd"/>
      <w:r w:rsidR="00A649CD">
        <w:t>.</w:t>
      </w:r>
    </w:p>
    <w:p w14:paraId="0405525F" w14:textId="0F3B80B1" w:rsidR="006D3C67" w:rsidRDefault="00A649CD" w:rsidP="00EB53A0">
      <w:pPr>
        <w:pStyle w:val="Lijstalinea"/>
        <w:numPr>
          <w:ilvl w:val="0"/>
          <w:numId w:val="13"/>
        </w:numPr>
      </w:pPr>
      <w:r>
        <w:t xml:space="preserve">De functionele en technische werking van het checken op de geldende regels.  </w:t>
      </w:r>
    </w:p>
    <w:p w14:paraId="63D16B78" w14:textId="4CFAFB44" w:rsidR="004053CB" w:rsidRDefault="008B5DBC" w:rsidP="00EB53A0">
      <w:pPr>
        <w:pStyle w:val="Lijstalinea"/>
        <w:numPr>
          <w:ilvl w:val="0"/>
          <w:numId w:val="13"/>
        </w:numPr>
      </w:pPr>
      <w:r>
        <w:t xml:space="preserve">Inzicht in de </w:t>
      </w:r>
      <w:r w:rsidR="007C1551">
        <w:t>benodigde implementatieondersteuning</w:t>
      </w:r>
      <w:r>
        <w:t xml:space="preserve"> </w:t>
      </w:r>
      <w:r w:rsidR="004053CB">
        <w:t xml:space="preserve">bij de gemeente </w:t>
      </w:r>
      <w:r w:rsidR="00E22399">
        <w:t xml:space="preserve">en omgevingsdienst </w:t>
      </w:r>
      <w:r w:rsidR="004053CB">
        <w:t xml:space="preserve">in zijn geheel en </w:t>
      </w:r>
      <w:r>
        <w:t xml:space="preserve">voor de </w:t>
      </w:r>
      <w:r w:rsidR="004053CB">
        <w:t>vergunning</w:t>
      </w:r>
      <w:r w:rsidR="008B2666">
        <w:t>s</w:t>
      </w:r>
      <w:r>
        <w:t xml:space="preserve">beoordelaar </w:t>
      </w:r>
      <w:r w:rsidR="004053CB">
        <w:t>in het bijzonder.</w:t>
      </w:r>
      <w:r w:rsidR="008E5719">
        <w:t xml:space="preserve"> </w:t>
      </w:r>
    </w:p>
    <w:p w14:paraId="58ADD15C" w14:textId="58D5C467" w:rsidR="00E67478" w:rsidRDefault="00E67478" w:rsidP="00EB53A0">
      <w:pPr>
        <w:pStyle w:val="Lijstalinea"/>
        <w:numPr>
          <w:ilvl w:val="0"/>
          <w:numId w:val="13"/>
        </w:numPr>
      </w:pPr>
      <w:r>
        <w:t xml:space="preserve">Inzicht in de benodigde implementatieondersteuning bij de indieners van de vergunningen. Op dit moment hebben wij het beeld dat zij verder zijn dan </w:t>
      </w:r>
      <w:r w:rsidR="009A0299">
        <w:t xml:space="preserve">de gemeentelijke kant. </w:t>
      </w:r>
    </w:p>
    <w:p w14:paraId="3304E598" w14:textId="77777777" w:rsidR="009A4083" w:rsidRDefault="009A4083" w:rsidP="009A4083"/>
    <w:p w14:paraId="15F5DD07" w14:textId="5F69CA9F" w:rsidR="0020177A" w:rsidRDefault="00730093" w:rsidP="009A4083">
      <w:r>
        <w:rPr>
          <w:highlight w:val="yellow"/>
        </w:rPr>
        <w:t xml:space="preserve">Vraag aan de </w:t>
      </w:r>
      <w:proofErr w:type="spellStart"/>
      <w:r>
        <w:rPr>
          <w:highlight w:val="yellow"/>
        </w:rPr>
        <w:t>reviewers</w:t>
      </w:r>
      <w:proofErr w:type="spellEnd"/>
      <w:r>
        <w:rPr>
          <w:highlight w:val="yellow"/>
        </w:rPr>
        <w:t>: z</w:t>
      </w:r>
      <w:r w:rsidR="00602B27" w:rsidRPr="002A79E9">
        <w:rPr>
          <w:highlight w:val="yellow"/>
        </w:rPr>
        <w:t xml:space="preserve">ijn er andere zaken die </w:t>
      </w:r>
      <w:r w:rsidR="002A79E9" w:rsidRPr="002A79E9">
        <w:rPr>
          <w:highlight w:val="yellow"/>
        </w:rPr>
        <w:t>beproefd moeten worden tijdens de pilots?</w:t>
      </w:r>
      <w:r w:rsidR="002A79E9">
        <w:t xml:space="preserve"> </w:t>
      </w:r>
    </w:p>
    <w:p w14:paraId="5C96E7A0" w14:textId="77777777" w:rsidR="00D207A1" w:rsidRDefault="00D207A1" w:rsidP="009A4083"/>
    <w:p w14:paraId="4D673622" w14:textId="11E210C7" w:rsidR="00D207A1" w:rsidRDefault="005D419A" w:rsidP="009A4083">
      <w:r>
        <w:t>We verwachten de volgende rollen nodig te hebben om deze deliverable te realiseren:</w:t>
      </w:r>
    </w:p>
    <w:p w14:paraId="2D4C8E57" w14:textId="684F24C8" w:rsidR="005D419A" w:rsidRDefault="00C40BDF" w:rsidP="005D419A">
      <w:pPr>
        <w:pStyle w:val="Lijstalinea"/>
        <w:numPr>
          <w:ilvl w:val="0"/>
          <w:numId w:val="13"/>
        </w:numPr>
      </w:pPr>
      <w:r>
        <w:t>E</w:t>
      </w:r>
      <w:r w:rsidR="00730093">
        <w:t>en</w:t>
      </w:r>
      <w:r>
        <w:t xml:space="preserve"> p</w:t>
      </w:r>
      <w:r w:rsidR="005D419A">
        <w:t>ilot</w:t>
      </w:r>
      <w:r>
        <w:t>begeleider</w:t>
      </w:r>
      <w:r w:rsidR="00730093">
        <w:rPr>
          <w:rStyle w:val="Voetnootmarkering"/>
        </w:rPr>
        <w:footnoteReference w:id="4"/>
      </w:r>
      <w:r>
        <w:t xml:space="preserve"> vanuit het project</w:t>
      </w:r>
      <w:r w:rsidR="00A859E4">
        <w:t>, die samen met de gemeentelijke pilotbegeleider afstemt en voortgang monitort</w:t>
      </w:r>
      <w:r w:rsidR="00D8728A">
        <w:t xml:space="preserve"> en terugkoppeling geeft aan het project. </w:t>
      </w:r>
    </w:p>
    <w:p w14:paraId="192238D4" w14:textId="12C506C8" w:rsidR="00C40BDF" w:rsidRDefault="00C40BDF" w:rsidP="005D419A">
      <w:pPr>
        <w:pStyle w:val="Lijstalinea"/>
        <w:numPr>
          <w:ilvl w:val="0"/>
          <w:numId w:val="13"/>
        </w:numPr>
      </w:pPr>
      <w:r>
        <w:t>Iedere gemeente een</w:t>
      </w:r>
      <w:r w:rsidR="00147399">
        <w:t xml:space="preserve"> eigen</w:t>
      </w:r>
      <w:r>
        <w:t xml:space="preserve"> pilotbegeleider</w:t>
      </w:r>
      <w:r w:rsidR="00E73241">
        <w:t xml:space="preserve"> en één of meerdere medewerkers die meedoen in de pilot</w:t>
      </w:r>
    </w:p>
    <w:p w14:paraId="7D73EF35" w14:textId="2DD4D967" w:rsidR="00E73241" w:rsidRDefault="00AE3095" w:rsidP="005D419A">
      <w:pPr>
        <w:pStyle w:val="Lijstalinea"/>
        <w:numPr>
          <w:ilvl w:val="0"/>
          <w:numId w:val="13"/>
        </w:numPr>
      </w:pPr>
      <w:r>
        <w:t>Eé</w:t>
      </w:r>
      <w:r w:rsidR="00C05804">
        <w:t>n</w:t>
      </w:r>
      <w:r>
        <w:t xml:space="preserve"> of twee</w:t>
      </w:r>
      <w:r w:rsidR="00C05804">
        <w:t xml:space="preserve"> technisch specialist</w:t>
      </w:r>
      <w:r>
        <w:t>(en)</w:t>
      </w:r>
      <w:r w:rsidR="00147399">
        <w:t xml:space="preserve"> vanuit het project</w:t>
      </w:r>
      <w:r w:rsidR="00C05804">
        <w:t xml:space="preserve"> op het onderdeel wat beproefd </w:t>
      </w:r>
      <w:r w:rsidR="005D2860">
        <w:t xml:space="preserve">wordt, dit kan op basis van te gebruiken open-source software </w:t>
      </w:r>
      <w:r>
        <w:t xml:space="preserve">of verworven software. </w:t>
      </w:r>
    </w:p>
    <w:p w14:paraId="000E7613" w14:textId="750A2228" w:rsidR="005D2860" w:rsidRDefault="00BA44D8" w:rsidP="005D419A">
      <w:pPr>
        <w:pStyle w:val="Lijstalinea"/>
        <w:numPr>
          <w:ilvl w:val="0"/>
          <w:numId w:val="13"/>
        </w:numPr>
      </w:pPr>
      <w:r>
        <w:t>E</w:t>
      </w:r>
      <w:r w:rsidR="000A6AA7">
        <w:t>é</w:t>
      </w:r>
      <w:r>
        <w:t xml:space="preserve">n </w:t>
      </w:r>
      <w:r w:rsidR="000A6AA7">
        <w:t xml:space="preserve">of twee </w:t>
      </w:r>
      <w:r>
        <w:t>implementatie-ondersteuner/onderzoeker</w:t>
      </w:r>
      <w:r w:rsidR="000A6AA7">
        <w:t>(s)</w:t>
      </w:r>
      <w:r>
        <w:t xml:space="preserve"> die registreert wat praktisch nodig is, maar ook voor vergroting draagvlak en inhoudelijke ondersteuning. </w:t>
      </w:r>
    </w:p>
    <w:p w14:paraId="3DA9316E" w14:textId="77777777" w:rsidR="00D8728A" w:rsidRDefault="00D8728A" w:rsidP="00D8728A"/>
    <w:p w14:paraId="4D7D020E" w14:textId="77777777" w:rsidR="00746EDF" w:rsidRDefault="00746EDF" w:rsidP="00746EDF">
      <w:pPr>
        <w:pStyle w:val="Kop2"/>
        <w:numPr>
          <w:ilvl w:val="1"/>
          <w:numId w:val="3"/>
        </w:numPr>
      </w:pPr>
      <w:bookmarkStart w:id="29" w:name="_Toc190031327"/>
      <w:r>
        <w:t>O</w:t>
      </w:r>
      <w:r w:rsidRPr="00586C6C">
        <w:t xml:space="preserve">nderzoek implementatie-ondersteuning </w:t>
      </w:r>
      <w:r>
        <w:t>voor</w:t>
      </w:r>
      <w:r w:rsidRPr="00586C6C">
        <w:t xml:space="preserve"> gemeenten</w:t>
      </w:r>
      <w:bookmarkEnd w:id="29"/>
      <w:r w:rsidRPr="00586C6C">
        <w:t xml:space="preserve"> </w:t>
      </w:r>
    </w:p>
    <w:p w14:paraId="4FC4A5E2" w14:textId="77777777" w:rsidR="00746EDF" w:rsidRDefault="00746EDF" w:rsidP="00746EDF">
      <w:r>
        <w:t xml:space="preserve">Het werken met geautomatiseerde checks en BIM modellen is een grote verandering voor de VTH medewerkers. Jonge net afgestudeerde nieuwe medewerkers hebben echter weer veel moeite om in 2D hun werkzaamheden te doen. Tijdens de opleiding wordt alleen maar met BIM modellering gewerkt. Gemeenten geven ook aan dat BIM modellen de toekomst is en dat hierin geïnvesteerd moet worden. </w:t>
      </w:r>
    </w:p>
    <w:p w14:paraId="461C9DED" w14:textId="77777777" w:rsidR="00746EDF" w:rsidRDefault="00746EDF" w:rsidP="00746EDF"/>
    <w:p w14:paraId="52E36A3C" w14:textId="5FEE3F8F" w:rsidR="00746EDF" w:rsidRDefault="00746EDF" w:rsidP="00746EDF">
      <w:r>
        <w:t xml:space="preserve">Aangezien de verandering groot is, is het belangrijk om tijdens de pilots de impact te bepalen van de nieuwe manier van werken, als de digitale ondersteuning verder wordt vormgegeven en geïmplementeerd. Zo zal tijdens iedere implementatie worden bekeken wat de impact is voor de gemeenten en voor de medewerkers in het bijzonder. We gaan onderzoek doen naar de gevolgen voor de werkwijze van de beoordelaar van vergunningen en een advies formuleren hoe zo goed mogelijk hierop kan worden ingespeeld, zowel bij het verkrijgen van draagvlak als de andere manier van werken met 3D modellen en geautomatiseerde checks. Ook zal worden beoordeeld welke implementatie-ondersteuning nodig is en in welke vorm deze kan worden aangeboden. </w:t>
      </w:r>
    </w:p>
    <w:p w14:paraId="796F512A" w14:textId="77777777" w:rsidR="00746EDF" w:rsidRDefault="00746EDF" w:rsidP="00746EDF"/>
    <w:p w14:paraId="3E89C280" w14:textId="77777777" w:rsidR="00746EDF" w:rsidRDefault="00746EDF" w:rsidP="00746EDF">
      <w:r>
        <w:lastRenderedPageBreak/>
        <w:t xml:space="preserve">In eerste instantie zal informatie worden opgehaald bij de gemeente Rotterdam, zij hebben al de nodige ervaring en zijn ook in staat om aan te geven waar allemaal rekening mee moet worden gehouden en daarmee input te leveren voor de specifieke onderzoeksvraag. Vervolgens wordt het onderzoek opgestart in aanloop naar de pilots. Met de input van Rotterdam wordt bepaalde implementatie-ondersteuning geboden en wordt onderzocht wat er nog meer aan ondersteuning nodig is. Tijdens de evaluatie van de pilots wordt de laatste informatie opgehaald en verwerkt in een adviesrapport/implementatie draaiboek. </w:t>
      </w:r>
    </w:p>
    <w:p w14:paraId="45F78749" w14:textId="77777777" w:rsidR="00746EDF" w:rsidRDefault="00746EDF" w:rsidP="00746EDF"/>
    <w:p w14:paraId="440DCCBE" w14:textId="77777777" w:rsidR="00746EDF" w:rsidRDefault="00746EDF" w:rsidP="00746EDF">
      <w:pPr>
        <w:pStyle w:val="Lijstalinea"/>
        <w:numPr>
          <w:ilvl w:val="0"/>
          <w:numId w:val="13"/>
        </w:numPr>
      </w:pPr>
      <w:r>
        <w:t xml:space="preserve">Onderzoeker implementatie-ondersteuning  </w:t>
      </w:r>
      <w:r>
        <w:tab/>
      </w:r>
      <w:r>
        <w:tab/>
        <w:t>200 uur</w:t>
      </w:r>
    </w:p>
    <w:p w14:paraId="60746AF7" w14:textId="77777777" w:rsidR="00746EDF" w:rsidRDefault="00746EDF" w:rsidP="00746EDF">
      <w:pPr>
        <w:pStyle w:val="Lijstalinea"/>
        <w:numPr>
          <w:ilvl w:val="0"/>
          <w:numId w:val="13"/>
        </w:numPr>
      </w:pPr>
      <w:r>
        <w:t xml:space="preserve">Ervaringsdeskundige Rotterdam </w:t>
      </w:r>
      <w:r>
        <w:tab/>
      </w:r>
      <w:r>
        <w:tab/>
      </w:r>
      <w:r>
        <w:tab/>
        <w:t>80 uur</w:t>
      </w:r>
      <w:r>
        <w:tab/>
      </w:r>
    </w:p>
    <w:p w14:paraId="6D386CAE" w14:textId="77777777" w:rsidR="00746EDF" w:rsidRDefault="00746EDF" w:rsidP="00746EDF">
      <w:pPr>
        <w:pStyle w:val="Lijstalinea"/>
        <w:numPr>
          <w:ilvl w:val="0"/>
          <w:numId w:val="13"/>
        </w:numPr>
      </w:pPr>
      <w:r>
        <w:t>Vertegenwoordiging vanuit de gemeente zelf</w:t>
      </w:r>
      <w:r>
        <w:tab/>
      </w:r>
      <w:r>
        <w:tab/>
        <w:t>20 uur per gemeente</w:t>
      </w:r>
    </w:p>
    <w:p w14:paraId="4CA52FE7" w14:textId="77777777" w:rsidR="00746EDF" w:rsidRDefault="00746EDF" w:rsidP="00746EDF">
      <w:pPr>
        <w:pStyle w:val="Lijstalinea"/>
      </w:pPr>
    </w:p>
    <w:p w14:paraId="2854C784" w14:textId="119B0A21" w:rsidR="00536E7D" w:rsidRDefault="00536E7D" w:rsidP="003464B4">
      <w:pPr>
        <w:pStyle w:val="Kop2"/>
        <w:numPr>
          <w:ilvl w:val="1"/>
          <w:numId w:val="3"/>
        </w:numPr>
      </w:pPr>
      <w:bookmarkStart w:id="30" w:name="_Toc190031328"/>
      <w:r>
        <w:t>Onderzoek DSO</w:t>
      </w:r>
      <w:bookmarkEnd w:id="30"/>
    </w:p>
    <w:p w14:paraId="3D605DB8" w14:textId="6E0508E7" w:rsidR="002A79E9" w:rsidRDefault="00D8728A" w:rsidP="002A79E9">
      <w:r>
        <w:t>In de opdrachtomschrijving is aangegeven</w:t>
      </w:r>
      <w:r w:rsidR="0013351D">
        <w:t xml:space="preserve"> </w:t>
      </w:r>
      <w:r w:rsidR="00B55BB5">
        <w:t xml:space="preserve">dat de vergunningaanvragen middels BIM/IFC </w:t>
      </w:r>
      <w:r w:rsidR="000F2AD5">
        <w:t xml:space="preserve">worden aangeboden via het DSO aan de gemeenten of omgevingsdiensten waaraan de gemeenten de vergunningverlening hebben uitbesteed. </w:t>
      </w:r>
      <w:r w:rsidR="00972E65">
        <w:t xml:space="preserve">De verwachting is dat de IFC, die nu doorgaans in PDF formaat wordt aangeleverd, straks </w:t>
      </w:r>
      <w:r w:rsidR="00D90069">
        <w:t xml:space="preserve">als BIM model wordt aangeboden voor de participerende gemeenten en als PDF. Beide formaten moeten </w:t>
      </w:r>
      <w:r w:rsidR="005644CC">
        <w:t xml:space="preserve">naar de betreffende gemeente of omgevingsdienst worden gerouteerd. </w:t>
      </w:r>
    </w:p>
    <w:p w14:paraId="1CCCEF19" w14:textId="77777777" w:rsidR="005644CC" w:rsidRDefault="005644CC" w:rsidP="002A79E9"/>
    <w:p w14:paraId="1E8A0C48" w14:textId="44FBC77F" w:rsidR="005644CC" w:rsidRDefault="005644CC" w:rsidP="002A79E9">
      <w:commentRangeStart w:id="31"/>
      <w:r>
        <w:t>Daarnaast moet worden onderzocht of de landelijke VCS geheel of deels kan worden geïmplementeerd als onderdeel van het DSO</w:t>
      </w:r>
      <w:commentRangeEnd w:id="31"/>
      <w:r w:rsidR="00675CA7">
        <w:rPr>
          <w:rStyle w:val="Verwijzingopmerking"/>
        </w:rPr>
        <w:commentReference w:id="31"/>
      </w:r>
      <w:r>
        <w:t xml:space="preserve">. </w:t>
      </w:r>
      <w:r w:rsidR="00A32A27">
        <w:t>Onderzoek moet</w:t>
      </w:r>
      <w:r w:rsidR="00532970">
        <w:t xml:space="preserve"> de volgende vragen beantwoorden:</w:t>
      </w:r>
    </w:p>
    <w:p w14:paraId="358AE735" w14:textId="02A066DB" w:rsidR="00532970" w:rsidRDefault="00532970" w:rsidP="00532970">
      <w:pPr>
        <w:pStyle w:val="Lijstalinea"/>
        <w:numPr>
          <w:ilvl w:val="0"/>
          <w:numId w:val="13"/>
        </w:numPr>
      </w:pPr>
      <w:r>
        <w:t xml:space="preserve">Is het mogelijk </w:t>
      </w:r>
      <w:r w:rsidR="00147E5F">
        <w:t>om een landelijke VCS te implementeren als onderdeel van het DSO?</w:t>
      </w:r>
    </w:p>
    <w:p w14:paraId="0C8A8EE1" w14:textId="77777777" w:rsidR="00AD7B54" w:rsidRDefault="00147E5F" w:rsidP="00532970">
      <w:pPr>
        <w:pStyle w:val="Lijstalinea"/>
        <w:numPr>
          <w:ilvl w:val="0"/>
          <w:numId w:val="13"/>
        </w:numPr>
      </w:pPr>
      <w:r>
        <w:t xml:space="preserve">Is dit een groeimodel, dus eerst een paar checks, dat uitgroeit tot </w:t>
      </w:r>
      <w:r w:rsidR="00AD7B54">
        <w:t xml:space="preserve">meer checks of is er een duidelijk onderscheid te maken tussen centraal en decentraal en hoe ziet dit eruit? </w:t>
      </w:r>
    </w:p>
    <w:p w14:paraId="1CC094C7" w14:textId="77777777" w:rsidR="008677CF" w:rsidRDefault="008677CF" w:rsidP="008677CF">
      <w:pPr>
        <w:pStyle w:val="Lijstalinea"/>
        <w:numPr>
          <w:ilvl w:val="0"/>
          <w:numId w:val="13"/>
        </w:numPr>
      </w:pPr>
      <w:r>
        <w:t xml:space="preserve">Moet de functionaliteit worden aanbesteed of kan wellicht geheel of deels gebruik worden gemaakt van reeds bestaande software die onderdeel is van het DSO?  </w:t>
      </w:r>
    </w:p>
    <w:p w14:paraId="6D8D9A64" w14:textId="77777777" w:rsidR="009E2D5D" w:rsidRDefault="00F4713B" w:rsidP="00532970">
      <w:pPr>
        <w:pStyle w:val="Lijstalinea"/>
        <w:numPr>
          <w:ilvl w:val="0"/>
          <w:numId w:val="13"/>
        </w:numPr>
      </w:pPr>
      <w:r>
        <w:t>Hoe wordt het changemanagement ingericht en wat zijn hier de consequenties van voor de gemeenten</w:t>
      </w:r>
      <w:r w:rsidR="009E2D5D">
        <w:t xml:space="preserve"> en omgevingsdiensten</w:t>
      </w:r>
      <w:r>
        <w:t>?</w:t>
      </w:r>
    </w:p>
    <w:p w14:paraId="78DAF951" w14:textId="39D02602" w:rsidR="008677CF" w:rsidRDefault="009E2D5D" w:rsidP="00532970">
      <w:pPr>
        <w:pStyle w:val="Lijstalinea"/>
        <w:numPr>
          <w:ilvl w:val="0"/>
          <w:numId w:val="13"/>
        </w:numPr>
      </w:pPr>
      <w:r>
        <w:t xml:space="preserve">Wat is een mogelijke planning voor realisatie en implementatie en </w:t>
      </w:r>
      <w:r w:rsidR="00766F67">
        <w:t xml:space="preserve">welke inspanning is hiervoor nodig? </w:t>
      </w:r>
      <w:r w:rsidR="00F4713B">
        <w:t xml:space="preserve"> </w:t>
      </w:r>
    </w:p>
    <w:p w14:paraId="1667BA0D" w14:textId="1C234F54" w:rsidR="00213E63" w:rsidRDefault="00766F67" w:rsidP="001D3C15">
      <w:pPr>
        <w:pStyle w:val="Lijstalinea"/>
        <w:numPr>
          <w:ilvl w:val="0"/>
          <w:numId w:val="13"/>
        </w:numPr>
      </w:pPr>
      <w:r>
        <w:t xml:space="preserve">Wat zijn de kosten die hiermee gemoeid zijn en wie gaat deze kosten dragen? </w:t>
      </w:r>
    </w:p>
    <w:p w14:paraId="3AE724FD" w14:textId="77777777" w:rsidR="00766F67" w:rsidRDefault="00766F67" w:rsidP="00766F67"/>
    <w:p w14:paraId="069F65D2" w14:textId="77777777" w:rsidR="00766F67" w:rsidRDefault="00766F67" w:rsidP="002A79E9">
      <w:r>
        <w:t xml:space="preserve">Om dit onderzoek te doen moeten de volgende rollen worden ingevuld: </w:t>
      </w:r>
    </w:p>
    <w:p w14:paraId="1165A4D1" w14:textId="2B3F1FE6" w:rsidR="00213E63" w:rsidRDefault="005E1F7C" w:rsidP="007148C6">
      <w:pPr>
        <w:pStyle w:val="Lijstalinea"/>
        <w:numPr>
          <w:ilvl w:val="0"/>
          <w:numId w:val="13"/>
        </w:numPr>
      </w:pPr>
      <w:r>
        <w:t xml:space="preserve">Onderzoeker </w:t>
      </w:r>
      <w:r w:rsidR="00774570">
        <w:t xml:space="preserve"> 120 uur </w:t>
      </w:r>
    </w:p>
    <w:p w14:paraId="34774465" w14:textId="7E2F8778" w:rsidR="005E1F7C" w:rsidRDefault="003B2D03" w:rsidP="007148C6">
      <w:pPr>
        <w:pStyle w:val="Lijstalinea"/>
        <w:numPr>
          <w:ilvl w:val="0"/>
          <w:numId w:val="13"/>
        </w:numPr>
      </w:pPr>
      <w:r>
        <w:t>Eén of meerdere s</w:t>
      </w:r>
      <w:r w:rsidR="00340E90">
        <w:t>pecialist</w:t>
      </w:r>
      <w:r>
        <w:t>en</w:t>
      </w:r>
      <w:r w:rsidR="00340E90">
        <w:t xml:space="preserve"> DSO </w:t>
      </w:r>
      <w:r w:rsidR="00B37D02">
        <w:t>80</w:t>
      </w:r>
      <w:r>
        <w:t xml:space="preserve"> uur</w:t>
      </w:r>
    </w:p>
    <w:p w14:paraId="2975C011" w14:textId="67C1ACFB" w:rsidR="003B2D03" w:rsidRDefault="00E10CCA" w:rsidP="007148C6">
      <w:pPr>
        <w:pStyle w:val="Lijstalinea"/>
        <w:numPr>
          <w:ilvl w:val="0"/>
          <w:numId w:val="13"/>
        </w:numPr>
      </w:pPr>
      <w:proofErr w:type="spellStart"/>
      <w:r>
        <w:t>Geo</w:t>
      </w:r>
      <w:proofErr w:type="spellEnd"/>
      <w:r>
        <w:t xml:space="preserve"> en BIM specialist vanuit het project </w:t>
      </w:r>
      <w:r w:rsidR="00D648D7">
        <w:t>80 uur</w:t>
      </w:r>
    </w:p>
    <w:p w14:paraId="6C4A0447" w14:textId="0563ED90" w:rsidR="00E10CCA" w:rsidRDefault="00E10CCA" w:rsidP="007148C6">
      <w:pPr>
        <w:pStyle w:val="Lijstalinea"/>
        <w:numPr>
          <w:ilvl w:val="0"/>
          <w:numId w:val="13"/>
        </w:numPr>
      </w:pPr>
      <w:r>
        <w:t>Aanbestedingsspecialist</w:t>
      </w:r>
      <w:r w:rsidR="00D648D7">
        <w:t xml:space="preserve"> 20 uur</w:t>
      </w:r>
    </w:p>
    <w:p w14:paraId="606644C3" w14:textId="3D736AC1" w:rsidR="00D648D7" w:rsidRPr="002A79E9" w:rsidRDefault="00D648D7" w:rsidP="007148C6">
      <w:pPr>
        <w:pStyle w:val="Lijstalinea"/>
        <w:numPr>
          <w:ilvl w:val="0"/>
          <w:numId w:val="13"/>
        </w:numPr>
      </w:pPr>
      <w:r>
        <w:t xml:space="preserve">Ervaringsdeskundige Rotterdam </w:t>
      </w:r>
      <w:r w:rsidR="004A6605">
        <w:t>80 uur</w:t>
      </w:r>
    </w:p>
    <w:p w14:paraId="406E2959" w14:textId="1206C233" w:rsidR="00586C6C" w:rsidRDefault="00586C6C" w:rsidP="003464B4">
      <w:pPr>
        <w:pStyle w:val="Kop2"/>
        <w:numPr>
          <w:ilvl w:val="1"/>
          <w:numId w:val="3"/>
        </w:numPr>
      </w:pPr>
      <w:bookmarkStart w:id="32" w:name="_Toc190031329"/>
      <w:r w:rsidRPr="00586C6C">
        <w:t>Klankbordgroep gemeenten</w:t>
      </w:r>
      <w:bookmarkEnd w:id="32"/>
      <w:r w:rsidRPr="00586C6C">
        <w:t xml:space="preserve"> </w:t>
      </w:r>
    </w:p>
    <w:p w14:paraId="35824413" w14:textId="0A4A2FB0" w:rsidR="004A6605" w:rsidRDefault="004A6605" w:rsidP="004A6605">
      <w:r>
        <w:t xml:space="preserve">We willen dat zoveel mogelijk gemeenten gaan aanhaken op deze ontwikkeling. </w:t>
      </w:r>
      <w:r w:rsidR="005D6560">
        <w:t xml:space="preserve">Daarvoor is het belangrijk om een groep </w:t>
      </w:r>
      <w:r w:rsidR="00310BCF">
        <w:t>gemeenten te hebben die meedenken en (op termijn) mee willen doen</w:t>
      </w:r>
      <w:r w:rsidR="001A5419">
        <w:t xml:space="preserve"> als pilot gemeente</w:t>
      </w:r>
      <w:r w:rsidR="00004BF8">
        <w:t xml:space="preserve">. In de klankbordgroep is uiteraard ook ruimte voor </w:t>
      </w:r>
      <w:r w:rsidR="00FA5A18">
        <w:t xml:space="preserve">omgevingsdiensten. Daarnaast valt te overwegen </w:t>
      </w:r>
      <w:r w:rsidR="00145245">
        <w:t xml:space="preserve">om een gezamenlijke klankbordgroep op te zetten van gemeenten en indieners. </w:t>
      </w:r>
    </w:p>
    <w:p w14:paraId="0FDA4B50" w14:textId="77777777" w:rsidR="00C357F4" w:rsidRDefault="00C357F4" w:rsidP="004A6605"/>
    <w:p w14:paraId="2C6AE4E9" w14:textId="565FDB08" w:rsidR="00C357F4" w:rsidRDefault="00C357F4" w:rsidP="004A6605">
      <w:r>
        <w:t xml:space="preserve">In de klankbordgroep worden bepaalde vraagstukken getoetst. Worden de aanwezigen meegenomen in de ontwikkelingen </w:t>
      </w:r>
      <w:r w:rsidR="00FB7DA7">
        <w:t>van</w:t>
      </w:r>
      <w:r>
        <w:t xml:space="preserve"> het project en de voortgang en ervaringen van de pilots gedeeld. </w:t>
      </w:r>
      <w:r w:rsidR="009907D9">
        <w:t xml:space="preserve">Ook is er ruimte voor kennisdeling en kan het PID van de komende jaren worden getoetst. </w:t>
      </w:r>
    </w:p>
    <w:p w14:paraId="69F9DDA7" w14:textId="77777777" w:rsidR="009907D9" w:rsidRDefault="009907D9" w:rsidP="004A6605"/>
    <w:p w14:paraId="77C00455" w14:textId="54E25691" w:rsidR="00A45576" w:rsidRDefault="009907D9" w:rsidP="00A45576">
      <w:r>
        <w:t xml:space="preserve">Het voorstel is om de klankbordgroep eens in de 6 weken te laten plaatsvinden. </w:t>
      </w:r>
      <w:r w:rsidR="00A84E74">
        <w:t>Een klankbordgroep duurt 1 a 1,5 uur. Eens per half jaar wordt een uitgebreidere fysieke klankbordgroep georganiseerd van een dagdeel</w:t>
      </w:r>
      <w:r w:rsidR="00AA3AE1">
        <w:rPr>
          <w:rStyle w:val="Voetnootmarkering"/>
        </w:rPr>
        <w:footnoteReference w:id="5"/>
      </w:r>
      <w:r w:rsidR="00A84E74">
        <w:t>. Daarin is ruimte voor gastsprekers en in te zoomen op bepaalde onderwerpen.</w:t>
      </w:r>
      <w:r w:rsidR="00F2082F">
        <w:t xml:space="preserve"> Deze klankbordgroep zal plaatsvinden bij de VNG, locatie Den Haag of Utrecht. </w:t>
      </w:r>
      <w:r w:rsidR="00A84E74">
        <w:t xml:space="preserve"> </w:t>
      </w:r>
    </w:p>
    <w:p w14:paraId="3F76EB1D" w14:textId="77777777" w:rsidR="00A45576" w:rsidRDefault="00A45576" w:rsidP="00A45576"/>
    <w:p w14:paraId="6F738646" w14:textId="1E0126D4" w:rsidR="00A45576" w:rsidRDefault="00A45576" w:rsidP="00A45576">
      <w:r>
        <w:t>De volgende rollen zijn hierbij betrokken:</w:t>
      </w:r>
    </w:p>
    <w:p w14:paraId="57C6CD87" w14:textId="000B14FA" w:rsidR="00A45576" w:rsidRDefault="00A45576" w:rsidP="00A45576">
      <w:pPr>
        <w:pStyle w:val="Lijstalinea"/>
        <w:numPr>
          <w:ilvl w:val="0"/>
          <w:numId w:val="13"/>
        </w:numPr>
      </w:pPr>
      <w:r>
        <w:t>Voorzittersrol wordt vervult door de projectleider van de VNG</w:t>
      </w:r>
      <w:r w:rsidR="00B86F6A">
        <w:t>.</w:t>
      </w:r>
    </w:p>
    <w:p w14:paraId="426A25DC" w14:textId="0903C38F" w:rsidR="00A45576" w:rsidRDefault="00410A95" w:rsidP="00A45576">
      <w:pPr>
        <w:pStyle w:val="Lijstalinea"/>
        <w:numPr>
          <w:ilvl w:val="0"/>
          <w:numId w:val="13"/>
        </w:numPr>
      </w:pPr>
      <w:r>
        <w:lastRenderedPageBreak/>
        <w:t xml:space="preserve">Diverse betrokken specialisten hebben ad-hoc zitting in de klankbordgroep, afhankelijk van de agenda. </w:t>
      </w:r>
    </w:p>
    <w:p w14:paraId="0FC239C5" w14:textId="25CBDF5C" w:rsidR="00B86F6A" w:rsidRDefault="00B86F6A" w:rsidP="00A45576">
      <w:pPr>
        <w:pStyle w:val="Lijstalinea"/>
        <w:numPr>
          <w:ilvl w:val="0"/>
          <w:numId w:val="13"/>
        </w:numPr>
      </w:pPr>
      <w:r>
        <w:t xml:space="preserve">Voorzitter van klankbordgroep indieners is ook aanwezig bij deze klankbordgroep. </w:t>
      </w:r>
    </w:p>
    <w:p w14:paraId="7A4798DD" w14:textId="37D5FC35" w:rsidR="00E443C8" w:rsidRPr="004A6605" w:rsidRDefault="004E6A13" w:rsidP="00A45576">
      <w:pPr>
        <w:pStyle w:val="Lijstalinea"/>
        <w:numPr>
          <w:ilvl w:val="0"/>
          <w:numId w:val="13"/>
        </w:numPr>
      </w:pPr>
      <w:r>
        <w:t xml:space="preserve">Een secretaris voor het vastleggen van de afspraken en resultaten van het overleg. </w:t>
      </w:r>
    </w:p>
    <w:p w14:paraId="03F836D4" w14:textId="38768AA5" w:rsidR="005559A4" w:rsidRDefault="00586C6C">
      <w:pPr>
        <w:pStyle w:val="Kop2"/>
        <w:numPr>
          <w:ilvl w:val="1"/>
          <w:numId w:val="3"/>
        </w:numPr>
      </w:pPr>
      <w:bookmarkStart w:id="33" w:name="_Toc190031330"/>
      <w:r w:rsidRPr="00586C6C">
        <w:t>Klankbordgroep indieners</w:t>
      </w:r>
      <w:bookmarkEnd w:id="33"/>
    </w:p>
    <w:p w14:paraId="13325757" w14:textId="754213BE" w:rsidR="009907D9" w:rsidRDefault="00F2082F" w:rsidP="009907D9">
      <w:r>
        <w:t>We willen ook dat zo veel mogelijk indieners gaan aanhaken op deze ontwikkeling</w:t>
      </w:r>
      <w:r w:rsidR="00385E4B">
        <w:t xml:space="preserve">. Daarvoor is het belangrijk om de betreffende stakeholders in het bouwdomein </w:t>
      </w:r>
      <w:r w:rsidR="00A45576">
        <w:t xml:space="preserve">met betrekking tot vergunningverlening zitting te laten nemen in een klankbordgroep. </w:t>
      </w:r>
    </w:p>
    <w:p w14:paraId="3BD8FB74" w14:textId="77777777" w:rsidR="00B86F6A" w:rsidRDefault="00B86F6A" w:rsidP="009907D9"/>
    <w:p w14:paraId="17E74D73" w14:textId="77777777" w:rsidR="00B86F6A" w:rsidRDefault="00B86F6A" w:rsidP="00B86F6A">
      <w:r>
        <w:t xml:space="preserve">In de klankbordgroep worden bepaalde vraagstukken getoetst. Worden de aanwezigen meegenomen in de ontwikkelingen in het project en de voortgang en ervaringen van de pilots gedeeld. Ook is er ruimte voor kennisdeling en kan het PID van de komende jaren worden getoetst. </w:t>
      </w:r>
    </w:p>
    <w:p w14:paraId="1F92F13F" w14:textId="77777777" w:rsidR="00B86F6A" w:rsidRDefault="00B86F6A" w:rsidP="00B86F6A"/>
    <w:p w14:paraId="37431308" w14:textId="17BABF45" w:rsidR="00B86F6A" w:rsidRDefault="00B86F6A" w:rsidP="00B86F6A">
      <w:r>
        <w:t>Het voorstel is om de klankbordgroep eens in de 6 weken te laten plaatsvinden. Een klankbordgroep duurt 1 a 1,5 uur. Eens per half jaar wordt een uitgebreidere fysieke klankbordgroep georganiseerd van een dagdeel</w:t>
      </w:r>
      <w:r w:rsidR="0013092E">
        <w:rPr>
          <w:rStyle w:val="Voetnootmarkering"/>
        </w:rPr>
        <w:footnoteReference w:id="6"/>
      </w:r>
      <w:r>
        <w:t xml:space="preserve">. Daarin is ruimte voor gastsprekers en in te zoomen op bepaalde onderwerpen. Deze klankbordgroep zal plaatsvinden bij de </w:t>
      </w:r>
      <w:proofErr w:type="spellStart"/>
      <w:r>
        <w:t>Neprom</w:t>
      </w:r>
      <w:proofErr w:type="spellEnd"/>
      <w:r>
        <w:t xml:space="preserve">. </w:t>
      </w:r>
    </w:p>
    <w:p w14:paraId="185B537A" w14:textId="77777777" w:rsidR="00B86F6A" w:rsidRDefault="00B86F6A" w:rsidP="00B86F6A"/>
    <w:p w14:paraId="34625A21" w14:textId="77777777" w:rsidR="0013092E" w:rsidRDefault="0013092E" w:rsidP="0013092E">
      <w:r>
        <w:t>De volgende rollen zijn hierbij betrokken:</w:t>
      </w:r>
    </w:p>
    <w:p w14:paraId="3C287F67" w14:textId="735733CA" w:rsidR="0013092E" w:rsidRDefault="0013092E" w:rsidP="0013092E">
      <w:pPr>
        <w:pStyle w:val="Lijstalinea"/>
        <w:numPr>
          <w:ilvl w:val="0"/>
          <w:numId w:val="13"/>
        </w:numPr>
      </w:pPr>
      <w:r>
        <w:t xml:space="preserve">Voorzittersrol wordt vervult door de projectleider van </w:t>
      </w:r>
      <w:proofErr w:type="spellStart"/>
      <w:r w:rsidR="00026A13">
        <w:t>Neprom</w:t>
      </w:r>
      <w:proofErr w:type="spellEnd"/>
      <w:r>
        <w:t>.</w:t>
      </w:r>
      <w:r w:rsidR="00026A13">
        <w:t xml:space="preserve"> </w:t>
      </w:r>
      <w:r w:rsidR="00A8031D">
        <w:tab/>
        <w:t>2 uur per week</w:t>
      </w:r>
    </w:p>
    <w:p w14:paraId="78AC5CF8" w14:textId="5B12A29A" w:rsidR="0013092E" w:rsidRDefault="0013092E" w:rsidP="0013092E">
      <w:pPr>
        <w:pStyle w:val="Lijstalinea"/>
        <w:numPr>
          <w:ilvl w:val="0"/>
          <w:numId w:val="13"/>
        </w:numPr>
      </w:pPr>
      <w:r>
        <w:t xml:space="preserve">Diverse betrokken specialisten hebben ad-hoc zitting in de klankbordgroep, afhankelijk van de agenda. </w:t>
      </w:r>
      <w:r w:rsidR="00A8031D">
        <w:tab/>
      </w:r>
      <w:r w:rsidR="00A8031D">
        <w:tab/>
      </w:r>
      <w:r w:rsidR="00A8031D">
        <w:tab/>
      </w:r>
      <w:r w:rsidR="00A8031D">
        <w:tab/>
      </w:r>
      <w:r w:rsidR="00A8031D">
        <w:tab/>
      </w:r>
      <w:r w:rsidR="00A8031D">
        <w:tab/>
      </w:r>
      <w:r w:rsidR="00A8031D">
        <w:tab/>
      </w:r>
      <w:r w:rsidR="00DA423B">
        <w:t>1 uur per keer</w:t>
      </w:r>
      <w:r w:rsidR="00A8031D">
        <w:tab/>
      </w:r>
    </w:p>
    <w:p w14:paraId="07778C09" w14:textId="2CB6AF51" w:rsidR="0013092E" w:rsidRDefault="0013092E" w:rsidP="0013092E">
      <w:pPr>
        <w:pStyle w:val="Lijstalinea"/>
        <w:numPr>
          <w:ilvl w:val="0"/>
          <w:numId w:val="13"/>
        </w:numPr>
      </w:pPr>
      <w:r>
        <w:t xml:space="preserve">Voorzitter van klankbordgroep </w:t>
      </w:r>
      <w:r w:rsidR="00026A13">
        <w:t>gemeenten</w:t>
      </w:r>
      <w:r>
        <w:t xml:space="preserve"> is ook aanwezig bij deze klankbordgroep. </w:t>
      </w:r>
      <w:r w:rsidR="00DA423B">
        <w:t>1 uur per keer</w:t>
      </w:r>
    </w:p>
    <w:p w14:paraId="1043E527" w14:textId="3FAB7849" w:rsidR="0013092E" w:rsidRDefault="0013092E" w:rsidP="0013092E">
      <w:pPr>
        <w:pStyle w:val="Lijstalinea"/>
        <w:numPr>
          <w:ilvl w:val="0"/>
          <w:numId w:val="13"/>
        </w:numPr>
      </w:pPr>
      <w:r>
        <w:t xml:space="preserve">Een secretaris voor het vastleggen van de afspraken en resultaten van het overleg. </w:t>
      </w:r>
      <w:r w:rsidR="00DA423B">
        <w:t xml:space="preserve">3 uur per keer. </w:t>
      </w:r>
    </w:p>
    <w:p w14:paraId="7CA572B6" w14:textId="77777777" w:rsidR="009A16DF" w:rsidRDefault="009A16DF" w:rsidP="009A16DF"/>
    <w:p w14:paraId="7D787B87" w14:textId="3A4B46CA" w:rsidR="009A16DF" w:rsidRPr="004A6605" w:rsidRDefault="00B83E43" w:rsidP="009A16DF">
      <w:commentRangeStart w:id="34"/>
      <w:r>
        <w:rPr>
          <w:highlight w:val="yellow"/>
        </w:rPr>
        <w:t xml:space="preserve">Vraag aan de </w:t>
      </w:r>
      <w:proofErr w:type="spellStart"/>
      <w:r>
        <w:rPr>
          <w:highlight w:val="yellow"/>
        </w:rPr>
        <w:t>reviewers</w:t>
      </w:r>
      <w:proofErr w:type="spellEnd"/>
      <w:r>
        <w:rPr>
          <w:highlight w:val="yellow"/>
        </w:rPr>
        <w:t>: i</w:t>
      </w:r>
      <w:r w:rsidR="009A16DF" w:rsidRPr="0055236C">
        <w:rPr>
          <w:highlight w:val="yellow"/>
        </w:rPr>
        <w:t xml:space="preserve">s het wenselijk om </w:t>
      </w:r>
      <w:r w:rsidR="0055236C" w:rsidRPr="0055236C">
        <w:rPr>
          <w:highlight w:val="yellow"/>
        </w:rPr>
        <w:t>een gezamenlijke klankbordgroep te hebben of een afzonderlijke?</w:t>
      </w:r>
      <w:r w:rsidR="0055236C">
        <w:t xml:space="preserve"> </w:t>
      </w:r>
      <w:commentRangeEnd w:id="34"/>
      <w:r w:rsidR="00675CA7">
        <w:rPr>
          <w:rStyle w:val="Verwijzingopmerking"/>
        </w:rPr>
        <w:commentReference w:id="34"/>
      </w:r>
    </w:p>
    <w:p w14:paraId="633DC7C4" w14:textId="233DE3DD" w:rsidR="00B86F6A" w:rsidRDefault="00B86F6A" w:rsidP="00B86F6A">
      <w:r>
        <w:t xml:space="preserve"> </w:t>
      </w:r>
    </w:p>
    <w:p w14:paraId="3CF72483" w14:textId="56CA5379" w:rsidR="005559A4" w:rsidRDefault="005559A4" w:rsidP="005559A4">
      <w:pPr>
        <w:pStyle w:val="Kop2"/>
        <w:numPr>
          <w:ilvl w:val="1"/>
          <w:numId w:val="3"/>
        </w:numPr>
      </w:pPr>
      <w:bookmarkStart w:id="35" w:name="_Toc190031331"/>
      <w:r>
        <w:t xml:space="preserve">Klankbordgroep </w:t>
      </w:r>
      <w:r w:rsidR="00606C73">
        <w:t xml:space="preserve">of afstemming </w:t>
      </w:r>
      <w:r>
        <w:t xml:space="preserve">gemeentelijke </w:t>
      </w:r>
      <w:r w:rsidR="008A2181">
        <w:t>software</w:t>
      </w:r>
      <w:r>
        <w:t>leveranciers</w:t>
      </w:r>
      <w:bookmarkEnd w:id="35"/>
    </w:p>
    <w:p w14:paraId="22A0C1FA" w14:textId="38354F52" w:rsidR="00606C73" w:rsidRDefault="00F917F2" w:rsidP="00606C73">
      <w:r>
        <w:t xml:space="preserve">In eerste instantie was de opzet om meerdere leveranciers </w:t>
      </w:r>
      <w:r w:rsidR="00E855B9">
        <w:t xml:space="preserve">verschillende gemeenten te laten bedienen. We zitten nu meer op de koers van een landelijke proefomgeving en voorziening. Dit betekent waarschijnlijk dat we </w:t>
      </w:r>
      <w:r w:rsidR="00061382">
        <w:t>een aanbesteding moeten gaan doen. Hierbij past dan terughoudendheid met de communicatie naar gemeentelijke softwareleveranciers</w:t>
      </w:r>
      <w:r w:rsidR="008A2181">
        <w:t xml:space="preserve">. </w:t>
      </w:r>
    </w:p>
    <w:p w14:paraId="1C1CB65F" w14:textId="77777777" w:rsidR="008A2181" w:rsidRDefault="008A2181" w:rsidP="00606C73"/>
    <w:p w14:paraId="6F5FF14D" w14:textId="36968D7C" w:rsidR="000F0F5B" w:rsidRDefault="008A2181" w:rsidP="00606C73">
      <w:r>
        <w:t>We onderscheid</w:t>
      </w:r>
      <w:r w:rsidR="0080190B">
        <w:t>en</w:t>
      </w:r>
      <w:r>
        <w:t xml:space="preserve"> feitelijk twee type leveranciers. Leveranciers die mogelijk in staat zijn om de VCS deels of geheel vorm te geven en softwareleveranciers die op dit moment</w:t>
      </w:r>
      <w:r w:rsidR="00047F70">
        <w:t xml:space="preserve"> het VTH proces ondersteunen. De verwachting is dat de VTH </w:t>
      </w:r>
      <w:r w:rsidR="002B4428">
        <w:t xml:space="preserve">systemen leveranciers geen VCS module gaan inbouwen. De huidige VTH systemen zijn vooral </w:t>
      </w:r>
      <w:proofErr w:type="spellStart"/>
      <w:r w:rsidR="002B4428">
        <w:t>procesondersteunend</w:t>
      </w:r>
      <w:proofErr w:type="spellEnd"/>
      <w:r w:rsidR="002B4428">
        <w:t xml:space="preserve">, denk hierbij aan zaaksystemen en document management systemen die op maat zijn ingericht voor de ondersteuning van het </w:t>
      </w:r>
      <w:r w:rsidR="000F0F5B">
        <w:t xml:space="preserve">VTH proces. </w:t>
      </w:r>
    </w:p>
    <w:p w14:paraId="2BF1DF95" w14:textId="77777777" w:rsidR="000F0F5B" w:rsidRDefault="000F0F5B" w:rsidP="00606C73"/>
    <w:p w14:paraId="0338EAC2" w14:textId="50BDB311" w:rsidR="008A2181" w:rsidRDefault="000F0F5B" w:rsidP="00606C73">
      <w:r>
        <w:t xml:space="preserve">Terughoudendheid in eerste instantie </w:t>
      </w:r>
      <w:r w:rsidR="001A22DD">
        <w:t>naar</w:t>
      </w:r>
      <w:r>
        <w:t xml:space="preserve"> de </w:t>
      </w:r>
      <w:r w:rsidR="001A22DD">
        <w:t>potentiële</w:t>
      </w:r>
      <w:r>
        <w:t xml:space="preserve"> softwareleveranciers </w:t>
      </w:r>
      <w:r w:rsidR="00073931">
        <w:t>van de VCS systemen. Te overwegen valt om al wel een klankbordgroep op te zetten met VTH leveranciers</w:t>
      </w:r>
      <w:r w:rsidR="00DF64C9">
        <w:t xml:space="preserve">, omdat zij mogelijk in de toekomst gaan koppelen met modules van VCS systemen. </w:t>
      </w:r>
    </w:p>
    <w:p w14:paraId="789A79D3" w14:textId="77777777" w:rsidR="007E609C" w:rsidRDefault="007E609C" w:rsidP="00606C73"/>
    <w:p w14:paraId="1A6CED3A" w14:textId="7467C1B1" w:rsidR="007E609C" w:rsidRPr="00606C73" w:rsidRDefault="007E609C" w:rsidP="00606C73">
      <w:r>
        <w:t xml:space="preserve">We kunnen mogelijk aansluiten bij bestaande afstemming met deze leveranciers vanuit </w:t>
      </w:r>
      <w:r w:rsidR="001A22DD">
        <w:t xml:space="preserve">de </w:t>
      </w:r>
      <w:r>
        <w:t xml:space="preserve">VNG. </w:t>
      </w:r>
    </w:p>
    <w:p w14:paraId="4409FC01" w14:textId="77777777" w:rsidR="00DA423B" w:rsidRPr="00DA423B" w:rsidRDefault="00DA423B" w:rsidP="00DA423B"/>
    <w:p w14:paraId="29F0045F" w14:textId="4619EB8B" w:rsidR="00586C6C" w:rsidRDefault="00586C6C" w:rsidP="003464B4">
      <w:pPr>
        <w:pStyle w:val="Kop2"/>
        <w:numPr>
          <w:ilvl w:val="1"/>
          <w:numId w:val="3"/>
        </w:numPr>
      </w:pPr>
      <w:bookmarkStart w:id="36" w:name="_Toc190031332"/>
      <w:r w:rsidRPr="00586C6C">
        <w:t xml:space="preserve">15 </w:t>
      </w:r>
      <w:r w:rsidR="00362517">
        <w:t xml:space="preserve">nieuwe </w:t>
      </w:r>
      <w:r w:rsidR="005F6C28">
        <w:t>pilot</w:t>
      </w:r>
      <w:r w:rsidRPr="00586C6C">
        <w:t>gemeenten</w:t>
      </w:r>
      <w:bookmarkEnd w:id="36"/>
    </w:p>
    <w:p w14:paraId="46EFA7EB" w14:textId="4DE811C3" w:rsidR="0017673F" w:rsidRDefault="00F75213" w:rsidP="0017673F">
      <w:r>
        <w:t>De taakstelling voor het jaar 2026 is 15 nieuwe pilotgemeenten of omgevingsdiensten (een omgevingsdienst voert het vergunningsverleningsproces namens meerdere gemeenten uit</w:t>
      </w:r>
      <w:r w:rsidR="00387676">
        <w:t xml:space="preserve">). </w:t>
      </w:r>
      <w:r w:rsidR="00B87E38">
        <w:t xml:space="preserve">Zodra de eerste pilotgemeenten </w:t>
      </w:r>
      <w:r w:rsidR="00EA72C8">
        <w:t xml:space="preserve">zijn gestart met de pilot </w:t>
      </w:r>
      <w:r w:rsidR="000D7278">
        <w:t>zullen</w:t>
      </w:r>
      <w:r w:rsidR="00EA72C8">
        <w:t xml:space="preserve"> we meerdere nieuwe pilotgemeenten gaan benaderen. Dit doen we op de volgende wijze:</w:t>
      </w:r>
    </w:p>
    <w:p w14:paraId="73E7A060" w14:textId="77777777" w:rsidR="00EA72C8" w:rsidRDefault="00EA72C8" w:rsidP="0017673F"/>
    <w:p w14:paraId="7FD98257" w14:textId="29420084" w:rsidR="00370ABE" w:rsidRDefault="00EA72C8" w:rsidP="00EA72C8">
      <w:pPr>
        <w:pStyle w:val="Lijstalinea"/>
        <w:numPr>
          <w:ilvl w:val="0"/>
          <w:numId w:val="13"/>
        </w:numPr>
      </w:pPr>
      <w:r>
        <w:lastRenderedPageBreak/>
        <w:t xml:space="preserve">Presentaties geven </w:t>
      </w:r>
      <w:r w:rsidR="00370ABE">
        <w:t>over ons project en de resultaten en daarmee meer gemeenten enthousiasmeren</w:t>
      </w:r>
      <w:r w:rsidR="0047602D">
        <w:t xml:space="preserve"> tijdens diverse congressen of </w:t>
      </w:r>
      <w:proofErr w:type="spellStart"/>
      <w:r w:rsidR="0047602D">
        <w:t>informatie-bijeenkomsten</w:t>
      </w:r>
      <w:proofErr w:type="spellEnd"/>
    </w:p>
    <w:p w14:paraId="59710389" w14:textId="77777777" w:rsidR="00212AAB" w:rsidRDefault="00370ABE" w:rsidP="00EA72C8">
      <w:pPr>
        <w:pStyle w:val="Lijstalinea"/>
        <w:numPr>
          <w:ilvl w:val="0"/>
          <w:numId w:val="13"/>
        </w:numPr>
      </w:pPr>
      <w:r>
        <w:t xml:space="preserve">Gebruik </w:t>
      </w:r>
      <w:r w:rsidR="00AD66C6">
        <w:t>maken van de gemeenten die zitting hebben in de klankbordgroep</w:t>
      </w:r>
    </w:p>
    <w:p w14:paraId="15E22806" w14:textId="11F8EED8" w:rsidR="00477A03" w:rsidRDefault="00477A03" w:rsidP="00EA72C8">
      <w:pPr>
        <w:pStyle w:val="Lijstalinea"/>
        <w:numPr>
          <w:ilvl w:val="0"/>
          <w:numId w:val="13"/>
        </w:numPr>
      </w:pPr>
      <w:r>
        <w:t>Gebruik maken van een gemeentelijke ambassadeur</w:t>
      </w:r>
    </w:p>
    <w:p w14:paraId="2DF766E0" w14:textId="77777777" w:rsidR="0047602D" w:rsidRDefault="00212AAB" w:rsidP="00EA72C8">
      <w:pPr>
        <w:pStyle w:val="Lijstalinea"/>
        <w:numPr>
          <w:ilvl w:val="0"/>
          <w:numId w:val="13"/>
        </w:numPr>
      </w:pPr>
      <w:r>
        <w:t xml:space="preserve">Gemeente Rotterdam </w:t>
      </w:r>
      <w:r w:rsidR="0047602D">
        <w:t xml:space="preserve">namens ons project presentaties laten houden over hun casus. </w:t>
      </w:r>
    </w:p>
    <w:p w14:paraId="49B4CAEE" w14:textId="77777777" w:rsidR="00C714BA" w:rsidRDefault="0047602D" w:rsidP="00EA72C8">
      <w:pPr>
        <w:pStyle w:val="Lijstalinea"/>
        <w:numPr>
          <w:ilvl w:val="0"/>
          <w:numId w:val="13"/>
        </w:numPr>
      </w:pPr>
      <w:r>
        <w:t>Nieuwsbrieven</w:t>
      </w:r>
    </w:p>
    <w:p w14:paraId="48214B94" w14:textId="1A45C793" w:rsidR="00C714BA" w:rsidRDefault="00C714BA" w:rsidP="00EA72C8">
      <w:pPr>
        <w:pStyle w:val="Lijstalinea"/>
        <w:numPr>
          <w:ilvl w:val="0"/>
          <w:numId w:val="13"/>
        </w:numPr>
      </w:pPr>
      <w:r>
        <w:t>Wervend filmpje zoals</w:t>
      </w:r>
      <w:r w:rsidR="003E02FA">
        <w:t xml:space="preserve"> die er zijn over</w:t>
      </w:r>
      <w:r>
        <w:t xml:space="preserve"> DIWI</w:t>
      </w:r>
    </w:p>
    <w:p w14:paraId="7EBA47A0" w14:textId="77777777" w:rsidR="00C714BA" w:rsidRDefault="00C714BA" w:rsidP="00C714BA"/>
    <w:p w14:paraId="6E538B04" w14:textId="77777777" w:rsidR="007520DB" w:rsidRDefault="00E96239" w:rsidP="00C714BA">
      <w:r>
        <w:t>Indien we in 2025 al meer dan 5 pilotgemeenten hebben, worden deze in mindering gebracht op de te werven pilotgemeenten</w:t>
      </w:r>
      <w:r w:rsidR="007520DB">
        <w:t xml:space="preserve"> in 2026. </w:t>
      </w:r>
    </w:p>
    <w:p w14:paraId="72AB1D50" w14:textId="77777777" w:rsidR="007520DB" w:rsidRDefault="007520DB" w:rsidP="00C714BA"/>
    <w:p w14:paraId="30D22BA4" w14:textId="517D0963" w:rsidR="00477A03" w:rsidRDefault="00477A03" w:rsidP="00C714BA">
      <w:r>
        <w:t>De volgende personen hebben een rol in het werven van nieuwe gemeenten</w:t>
      </w:r>
    </w:p>
    <w:p w14:paraId="7E6C862B" w14:textId="76032ECB" w:rsidR="00477A03" w:rsidRDefault="00477A03" w:rsidP="007520DB">
      <w:pPr>
        <w:pStyle w:val="Lijstalinea"/>
        <w:numPr>
          <w:ilvl w:val="0"/>
          <w:numId w:val="13"/>
        </w:numPr>
      </w:pPr>
      <w:r>
        <w:t>Projectleider Beleidsmaatregel 13</w:t>
      </w:r>
    </w:p>
    <w:p w14:paraId="098184DC" w14:textId="2BAF6F5B" w:rsidR="00477A03" w:rsidRDefault="003E02FA" w:rsidP="007520DB">
      <w:pPr>
        <w:pStyle w:val="Lijstalinea"/>
        <w:numPr>
          <w:ilvl w:val="0"/>
          <w:numId w:val="13"/>
        </w:numPr>
      </w:pPr>
      <w:r>
        <w:t>Ervaringsdeskundige</w:t>
      </w:r>
      <w:r w:rsidR="00477A03">
        <w:t xml:space="preserve"> </w:t>
      </w:r>
      <w:r>
        <w:t xml:space="preserve">gemeente </w:t>
      </w:r>
      <w:r w:rsidR="00477A03">
        <w:t>Rotterdam (Rolf Jonker)</w:t>
      </w:r>
    </w:p>
    <w:p w14:paraId="664CCC76" w14:textId="052E47AC" w:rsidR="00EA72C8" w:rsidRDefault="005B50CC" w:rsidP="007520DB">
      <w:pPr>
        <w:pStyle w:val="Lijstalinea"/>
        <w:numPr>
          <w:ilvl w:val="0"/>
          <w:numId w:val="13"/>
        </w:numPr>
      </w:pPr>
      <w:r>
        <w:t xml:space="preserve">Op verzoek andere projectleden voor meer duiding en verdieping. </w:t>
      </w:r>
      <w:r w:rsidR="00370ABE">
        <w:t xml:space="preserve"> </w:t>
      </w:r>
    </w:p>
    <w:p w14:paraId="55F3C765" w14:textId="77777777" w:rsidR="0017673F" w:rsidRPr="0017673F" w:rsidRDefault="0017673F" w:rsidP="0017673F"/>
    <w:p w14:paraId="77E48301" w14:textId="77777777" w:rsidR="00586C6C" w:rsidRPr="00586C6C" w:rsidRDefault="00586C6C" w:rsidP="003464B4">
      <w:pPr>
        <w:pStyle w:val="Kop2"/>
        <w:numPr>
          <w:ilvl w:val="1"/>
          <w:numId w:val="3"/>
        </w:numPr>
      </w:pPr>
      <w:bookmarkStart w:id="37" w:name="_Toc190031333"/>
      <w:r w:rsidRPr="00586C6C">
        <w:t>PID voor 2026/2027.</w:t>
      </w:r>
      <w:bookmarkEnd w:id="37"/>
    </w:p>
    <w:p w14:paraId="33936F1E" w14:textId="27DBEE93" w:rsidR="004A68BF" w:rsidRDefault="00984CED" w:rsidP="003464B4">
      <w:r>
        <w:t xml:space="preserve">Voor de periode 2026/2027 moet dit jaar een PID worden geschreven. Deze PID moet gereed zijn </w:t>
      </w:r>
      <w:r w:rsidR="008E57AF">
        <w:t xml:space="preserve">voor september 2025, zodat de eventuele kosten van het project in 2026 kunnen worden meegenomen in de begroting van de diverse organisaties. </w:t>
      </w:r>
    </w:p>
    <w:p w14:paraId="1A52C0D8" w14:textId="77777777" w:rsidR="000D2D5F" w:rsidRDefault="000D2D5F" w:rsidP="003464B4"/>
    <w:p w14:paraId="3027C78F" w14:textId="48E6A070" w:rsidR="000D2D5F" w:rsidRDefault="000D2D5F" w:rsidP="000D2D5F">
      <w:pPr>
        <w:pStyle w:val="Lijstalinea"/>
        <w:numPr>
          <w:ilvl w:val="0"/>
          <w:numId w:val="13"/>
        </w:numPr>
      </w:pPr>
      <w:r>
        <w:t xml:space="preserve">Projectleider Beleidsmaatregel 13 </w:t>
      </w:r>
      <w:r>
        <w:tab/>
        <w:t>80 uur</w:t>
      </w:r>
    </w:p>
    <w:p w14:paraId="3C300633" w14:textId="2AC479F1" w:rsidR="000D2D5F" w:rsidRDefault="000D2D5F" w:rsidP="000D2D5F">
      <w:pPr>
        <w:pStyle w:val="Lijstalinea"/>
        <w:numPr>
          <w:ilvl w:val="0"/>
          <w:numId w:val="13"/>
        </w:numPr>
      </w:pPr>
      <w:r>
        <w:t>Diverse inhoudelijke experts</w:t>
      </w:r>
      <w:r>
        <w:tab/>
        <w:t xml:space="preserve">20 uur p.p. </w:t>
      </w:r>
    </w:p>
    <w:p w14:paraId="787739BB" w14:textId="3A860755" w:rsidR="00C94562" w:rsidRPr="00873351" w:rsidRDefault="000D2D5F" w:rsidP="004F6D44">
      <w:pPr>
        <w:pStyle w:val="Lijstalinea"/>
        <w:numPr>
          <w:ilvl w:val="0"/>
          <w:numId w:val="13"/>
        </w:numPr>
        <w:rPr>
          <w:lang w:val="en-GB"/>
        </w:rPr>
      </w:pPr>
      <w:r w:rsidRPr="00873351">
        <w:rPr>
          <w:lang w:val="en-GB"/>
        </w:rPr>
        <w:t>Reviewers</w:t>
      </w:r>
      <w:r w:rsidRPr="00873351">
        <w:rPr>
          <w:lang w:val="en-GB"/>
        </w:rPr>
        <w:tab/>
      </w:r>
      <w:r w:rsidRPr="00873351">
        <w:rPr>
          <w:lang w:val="en-GB"/>
        </w:rPr>
        <w:tab/>
      </w:r>
      <w:r w:rsidRPr="00873351">
        <w:rPr>
          <w:lang w:val="en-GB"/>
        </w:rPr>
        <w:tab/>
      </w:r>
      <w:r w:rsidR="00873351" w:rsidRPr="00873351">
        <w:rPr>
          <w:lang w:val="en-GB"/>
        </w:rPr>
        <w:t xml:space="preserve">2 a 3 </w:t>
      </w:r>
      <w:proofErr w:type="spellStart"/>
      <w:r w:rsidR="00873351" w:rsidRPr="00873351">
        <w:rPr>
          <w:lang w:val="en-GB"/>
        </w:rPr>
        <w:t>uur</w:t>
      </w:r>
      <w:proofErr w:type="spellEnd"/>
      <w:r w:rsidR="00873351" w:rsidRPr="00873351">
        <w:rPr>
          <w:lang w:val="en-GB"/>
        </w:rPr>
        <w:t xml:space="preserve"> p.p.</w:t>
      </w:r>
    </w:p>
    <w:p w14:paraId="6062B82F" w14:textId="77777777" w:rsidR="00C94562" w:rsidRPr="00873351" w:rsidRDefault="00C94562" w:rsidP="003464B4">
      <w:pPr>
        <w:rPr>
          <w:lang w:val="en-GB"/>
        </w:rPr>
      </w:pPr>
    </w:p>
    <w:p w14:paraId="3BA9C4EB" w14:textId="77777777" w:rsidR="00C94562" w:rsidRPr="00873351" w:rsidRDefault="00C94562" w:rsidP="003464B4">
      <w:pPr>
        <w:rPr>
          <w:lang w:val="en-GB"/>
        </w:rPr>
      </w:pPr>
    </w:p>
    <w:p w14:paraId="7843812C" w14:textId="77777777" w:rsidR="00EE2667" w:rsidRPr="007A3730" w:rsidRDefault="00EE2667">
      <w:pPr>
        <w:rPr>
          <w:b/>
          <w:sz w:val="28"/>
          <w:szCs w:val="28"/>
          <w:lang w:val="en-US"/>
          <w:rPrChange w:id="38" w:author="Meer, Ruud van der" w:date="2025-02-11T11:43:00Z" w16du:dateUtc="2025-02-11T10:43:00Z">
            <w:rPr>
              <w:b/>
              <w:sz w:val="28"/>
              <w:szCs w:val="28"/>
            </w:rPr>
          </w:rPrChange>
        </w:rPr>
      </w:pPr>
      <w:r w:rsidRPr="007A3730">
        <w:rPr>
          <w:lang w:val="en-US"/>
          <w:rPrChange w:id="39" w:author="Meer, Ruud van der" w:date="2025-02-11T11:43:00Z" w16du:dateUtc="2025-02-11T10:43:00Z">
            <w:rPr/>
          </w:rPrChange>
        </w:rPr>
        <w:br w:type="page"/>
      </w:r>
    </w:p>
    <w:p w14:paraId="134F9F1D" w14:textId="78E4B011" w:rsidR="002F4AEC" w:rsidRDefault="005F6C28" w:rsidP="003464B4">
      <w:pPr>
        <w:pStyle w:val="Kop1"/>
        <w:numPr>
          <w:ilvl w:val="0"/>
          <w:numId w:val="3"/>
        </w:numPr>
      </w:pPr>
      <w:bookmarkStart w:id="40" w:name="_Toc190031334"/>
      <w:r>
        <w:lastRenderedPageBreak/>
        <w:t>Businesscase en ketenbenefits</w:t>
      </w:r>
      <w:bookmarkEnd w:id="40"/>
    </w:p>
    <w:p w14:paraId="3C8BD8D3" w14:textId="712E8790" w:rsidR="00185EB7" w:rsidRDefault="006A5E6F" w:rsidP="003464B4">
      <w:r>
        <w:t xml:space="preserve">Hieronder een aanzet tot een businesscase en de benoeming van een aantal ketenbenefits. </w:t>
      </w:r>
    </w:p>
    <w:p w14:paraId="01D8006B" w14:textId="3ACEA5A8" w:rsidR="00185EB7" w:rsidRDefault="005F6C28" w:rsidP="003464B4">
      <w:pPr>
        <w:pStyle w:val="Kop2"/>
        <w:numPr>
          <w:ilvl w:val="1"/>
          <w:numId w:val="3"/>
        </w:numPr>
      </w:pPr>
      <w:bookmarkStart w:id="41" w:name="_Toc190031335"/>
      <w:r>
        <w:t>Businesscase</w:t>
      </w:r>
      <w:bookmarkEnd w:id="41"/>
    </w:p>
    <w:p w14:paraId="7CB8E0D5" w14:textId="0F4E41AE" w:rsidR="000F1F4E" w:rsidRDefault="00C04D53" w:rsidP="00873351">
      <w:r>
        <w:t>De woningnood in Nederland is groot. De oplossing is deels gelegen in het sneller realiseren van woningen. Deze versnelling moet in allerlei stappen in het proces van idee</w:t>
      </w:r>
      <w:r w:rsidR="0048796E">
        <w:t xml:space="preserve"> voor </w:t>
      </w:r>
      <w:r w:rsidR="0075208A">
        <w:t>een woningbouwproject</w:t>
      </w:r>
      <w:r>
        <w:t xml:space="preserve"> tot realisatie </w:t>
      </w:r>
      <w:r w:rsidR="006856B4">
        <w:t xml:space="preserve">worden gerealiseerd. Zo ook in het vergunningsverleningsproces. Het vergunningsverleningsproces is met de ingang van de omgevingswet </w:t>
      </w:r>
      <w:r w:rsidR="008F1A17">
        <w:t xml:space="preserve">al verkort van 6 maanden naar 8 a 12 weken. </w:t>
      </w:r>
      <w:r w:rsidR="000F1F4E">
        <w:t xml:space="preserve">De gedachte is nu dat door de vereiste controles te automatiseren het vergunningsverleningsproces </w:t>
      </w:r>
      <w:r w:rsidR="005450F7">
        <w:t>een kortere doorlooptijd krijgt</w:t>
      </w:r>
      <w:r w:rsidR="002A4577">
        <w:t xml:space="preserve">. Om geautomatiseerd </w:t>
      </w:r>
      <w:r w:rsidR="007E3FD4">
        <w:t>te kunnen controleren kunnen BIM modellen worden ingezet</w:t>
      </w:r>
      <w:r w:rsidR="0048796E">
        <w:t xml:space="preserve"> in de vorm van IFC. </w:t>
      </w:r>
    </w:p>
    <w:p w14:paraId="3454FF0F" w14:textId="77777777" w:rsidR="0075208A" w:rsidRDefault="0075208A" w:rsidP="00873351"/>
    <w:p w14:paraId="44D359DB" w14:textId="0CBB2E6F" w:rsidR="0075208A" w:rsidRDefault="0075208A" w:rsidP="00873351">
      <w:r>
        <w:t>Het geautomatiseerd uitvoeren van checks is niet eenvoudig. De gemeente Rotterdam heeft meerdere jaren gewerkt om te komen waar ze nu staan. Op dit moment word</w:t>
      </w:r>
      <w:r w:rsidR="001641D6">
        <w:t xml:space="preserve">en 60 van de 1500 a 1600 controles geautomatiseerd gecontroleerd. </w:t>
      </w:r>
      <w:r w:rsidR="00D51B99">
        <w:t xml:space="preserve">Dit betekent dus dat we nog heel veel checks verder </w:t>
      </w:r>
      <w:r w:rsidR="00A02A9D">
        <w:t>moeten automatiseren</w:t>
      </w:r>
      <w:r w:rsidR="00682588">
        <w:t xml:space="preserve">. Het controleren blijft daarnaast mensen werk. De checks kunnen bijdragen aan een snellere controle, maar ondersteunen de medewerkers die de vergunningaanvragen controleren en vergunning verlenen. </w:t>
      </w:r>
    </w:p>
    <w:p w14:paraId="72C6816F" w14:textId="77777777" w:rsidR="001C0445" w:rsidRDefault="001C0445" w:rsidP="00873351"/>
    <w:p w14:paraId="3566C347" w14:textId="77777777" w:rsidR="005450F7" w:rsidRDefault="001C0445" w:rsidP="00873351">
      <w:r>
        <w:t xml:space="preserve">De komende jaren moeten we dus </w:t>
      </w:r>
      <w:r w:rsidR="00985663">
        <w:t>blijven investeren in de geautom</w:t>
      </w:r>
      <w:r w:rsidR="00F15B69">
        <w:t>atiseerde checks. O</w:t>
      </w:r>
      <w:r w:rsidR="007B76F0">
        <w:t>p korte termijn valt meer winst te verwachten in het maken van afspraken tussen gemeenten en indieners van vergunningen</w:t>
      </w:r>
      <w:r w:rsidR="00866C71">
        <w:t xml:space="preserve">. In het vooronderzoek hebben wij meerdere </w:t>
      </w:r>
      <w:r w:rsidR="005450F7">
        <w:t xml:space="preserve">keren </w:t>
      </w:r>
      <w:r w:rsidR="00866C71">
        <w:t xml:space="preserve">gehoord dat het merendeel van de vergunningaanvragen niet compleet </w:t>
      </w:r>
      <w:r w:rsidR="005450F7">
        <w:t>is</w:t>
      </w:r>
      <w:r w:rsidR="00866C71">
        <w:t xml:space="preserve"> en </w:t>
      </w:r>
      <w:r w:rsidR="00AC0CA4">
        <w:t>weer terug gaa</w:t>
      </w:r>
      <w:r w:rsidR="005450F7">
        <w:t>t</w:t>
      </w:r>
      <w:r w:rsidR="00AC0CA4">
        <w:t xml:space="preserve"> naar de indienende partij. Hier is dus ook veel winst te halen door </w:t>
      </w:r>
      <w:r w:rsidR="00DB652C">
        <w:t xml:space="preserve">bijvoorbeeld de indieners een service aan te bieden op basis waarvan kan worden gecontroleerd of de vergunning </w:t>
      </w:r>
      <w:r w:rsidR="0057487A">
        <w:t xml:space="preserve">of een deel van de vergunning </w:t>
      </w:r>
      <w:r w:rsidR="00DB652C">
        <w:t xml:space="preserve">aanvraag compleet is. </w:t>
      </w:r>
    </w:p>
    <w:p w14:paraId="34F07E68" w14:textId="77777777" w:rsidR="005450F7" w:rsidRDefault="005450F7" w:rsidP="00873351"/>
    <w:p w14:paraId="45E3A5F6" w14:textId="425E4100" w:rsidR="001C0445" w:rsidRDefault="0057487A" w:rsidP="00873351">
      <w:r>
        <w:t xml:space="preserve">Ook zullen we in het project kijken of het mogelijk is om </w:t>
      </w:r>
      <w:r w:rsidR="00D64731">
        <w:t>eerst de toets van het bouwwerk op de omgevingsplanactiviteit (OPA)</w:t>
      </w:r>
      <w:r w:rsidR="00EF7129">
        <w:t xml:space="preserve"> in te kunnen dienen en te toetsen. De indiener weet dan dat het bouwwerk voldoet aan de omgevingsvereisten en </w:t>
      </w:r>
      <w:r w:rsidR="00DA2893">
        <w:t xml:space="preserve">kan dan verder gaan met het vormgeven van </w:t>
      </w:r>
      <w:r w:rsidR="008742DD">
        <w:t xml:space="preserve">de interne indeling van het bouwwerk en vervolgens de complete vergunning aanvraag doen. </w:t>
      </w:r>
    </w:p>
    <w:p w14:paraId="66A03F1B" w14:textId="77777777" w:rsidR="0061014B" w:rsidRDefault="0061014B" w:rsidP="00873351"/>
    <w:p w14:paraId="6C2C0A2B" w14:textId="5869BA8E" w:rsidR="0048796E" w:rsidRDefault="0061014B" w:rsidP="00873351">
      <w:r>
        <w:t>De grootste winst is wellicht dat we als gemeenten onder leiding van de VNG</w:t>
      </w:r>
      <w:r w:rsidR="00991273">
        <w:t>,</w:t>
      </w:r>
      <w:r>
        <w:t xml:space="preserve"> en de bouwwereld (de indieners van de vergunningen) met elkaar in dialoog gaan hoe het beter kan</w:t>
      </w:r>
      <w:r w:rsidR="00991273">
        <w:t xml:space="preserve">, waarbij we dankbaar gebruik maken van hetgeen de gemeente Rotterdam al heeft weten te realiseren in afstemming met </w:t>
      </w:r>
      <w:proofErr w:type="spellStart"/>
      <w:r w:rsidR="00991273">
        <w:t>Neprom</w:t>
      </w:r>
      <w:proofErr w:type="spellEnd"/>
      <w:r w:rsidR="00991273">
        <w:t xml:space="preserve">. </w:t>
      </w:r>
    </w:p>
    <w:p w14:paraId="47B84305" w14:textId="77777777" w:rsidR="00534E65" w:rsidRDefault="00534E65" w:rsidP="00873351"/>
    <w:p w14:paraId="47E5063E" w14:textId="05496F77" w:rsidR="00534E65" w:rsidRDefault="00534E65" w:rsidP="00873351">
      <w:r>
        <w:t xml:space="preserve">Het ontvangen van BIM modellen geeft tal van extra </w:t>
      </w:r>
      <w:r w:rsidR="005450F7">
        <w:t>m</w:t>
      </w:r>
      <w:r>
        <w:t>ogelijkheden</w:t>
      </w:r>
      <w:r w:rsidR="005450F7">
        <w:t xml:space="preserve"> en voordelen</w:t>
      </w:r>
      <w:r>
        <w:t xml:space="preserve">. Zie hiervoor </w:t>
      </w:r>
      <w:r w:rsidR="006F48AC">
        <w:t xml:space="preserve">het volgende hoofdstuk. </w:t>
      </w:r>
      <w:r w:rsidR="00B822F6">
        <w:t xml:space="preserve">Hieronder een korte opsomming: </w:t>
      </w:r>
    </w:p>
    <w:p w14:paraId="46897850" w14:textId="006632F2" w:rsidR="00B822F6" w:rsidRDefault="00B822F6" w:rsidP="00B822F6">
      <w:pPr>
        <w:pStyle w:val="Lijstalinea"/>
        <w:numPr>
          <w:ilvl w:val="0"/>
          <w:numId w:val="13"/>
        </w:numPr>
      </w:pPr>
      <w:r>
        <w:t xml:space="preserve">Input voor digital </w:t>
      </w:r>
      <w:proofErr w:type="spellStart"/>
      <w:r>
        <w:t>twin</w:t>
      </w:r>
      <w:proofErr w:type="spellEnd"/>
      <w:r w:rsidR="00FD4385">
        <w:t>.</w:t>
      </w:r>
    </w:p>
    <w:p w14:paraId="39042D73" w14:textId="6BBD1B9E" w:rsidR="00B822F6" w:rsidRDefault="00B822F6" w:rsidP="00B822F6">
      <w:pPr>
        <w:pStyle w:val="Lijstalinea"/>
        <w:numPr>
          <w:ilvl w:val="0"/>
          <w:numId w:val="13"/>
        </w:numPr>
      </w:pPr>
      <w:r>
        <w:t xml:space="preserve">BIM model als </w:t>
      </w:r>
      <w:r w:rsidR="00EA356A">
        <w:t>het verder verrijken van de basisregistraties</w:t>
      </w:r>
      <w:r w:rsidR="00FD4385">
        <w:t>.</w:t>
      </w:r>
    </w:p>
    <w:p w14:paraId="090682A9" w14:textId="3352227C" w:rsidR="00EA356A" w:rsidRDefault="00EA356A" w:rsidP="00B822F6">
      <w:pPr>
        <w:pStyle w:val="Lijstalinea"/>
        <w:numPr>
          <w:ilvl w:val="0"/>
          <w:numId w:val="13"/>
        </w:numPr>
      </w:pPr>
      <w:r>
        <w:t>BIM model voor handhaving en toezicht</w:t>
      </w:r>
      <w:r w:rsidR="00C74104">
        <w:t>, het proces na vergunningverlening</w:t>
      </w:r>
    </w:p>
    <w:p w14:paraId="0EC55A3F" w14:textId="77777777" w:rsidR="00EC19A0" w:rsidRDefault="00C74104" w:rsidP="00B822F6">
      <w:pPr>
        <w:pStyle w:val="Lijstalinea"/>
        <w:numPr>
          <w:ilvl w:val="0"/>
          <w:numId w:val="13"/>
        </w:numPr>
      </w:pPr>
      <w:r>
        <w:t xml:space="preserve">Het duurzaam opslaan van BIM modellen en daarmee beter ontsluiten hiervan en </w:t>
      </w:r>
      <w:proofErr w:type="spellStart"/>
      <w:r>
        <w:t>beschikbaarstellen</w:t>
      </w:r>
      <w:proofErr w:type="spellEnd"/>
      <w:r>
        <w:t xml:space="preserve"> aan derden.</w:t>
      </w:r>
    </w:p>
    <w:p w14:paraId="7251300F" w14:textId="37B52A0B" w:rsidR="00EC19A0" w:rsidRDefault="00EC19A0" w:rsidP="00B822F6">
      <w:pPr>
        <w:pStyle w:val="Lijstalinea"/>
        <w:numPr>
          <w:ilvl w:val="0"/>
          <w:numId w:val="13"/>
        </w:numPr>
      </w:pPr>
      <w:r>
        <w:t>Verdere doorontwikkeling van het</w:t>
      </w:r>
      <w:r w:rsidR="00FB6651">
        <w:t xml:space="preserve"> DSO</w:t>
      </w:r>
      <w:r>
        <w:t xml:space="preserve"> omgevingsloket. </w:t>
      </w:r>
    </w:p>
    <w:p w14:paraId="04B5BBDD" w14:textId="77777777" w:rsidR="00EC19A0" w:rsidRDefault="00EC19A0" w:rsidP="00B822F6">
      <w:pPr>
        <w:pStyle w:val="Lijstalinea"/>
        <w:numPr>
          <w:ilvl w:val="0"/>
          <w:numId w:val="13"/>
        </w:numPr>
      </w:pPr>
      <w:r>
        <w:t xml:space="preserve">Gezamenlijk aansluiten bij Europese en zelfs wereldwijde ontwikkelingen op het gebied van BIM. </w:t>
      </w:r>
    </w:p>
    <w:p w14:paraId="6806B1DD" w14:textId="7BF37782" w:rsidR="00C74104" w:rsidRDefault="00FB6651" w:rsidP="00B822F6">
      <w:pPr>
        <w:pStyle w:val="Lijstalinea"/>
        <w:numPr>
          <w:ilvl w:val="0"/>
          <w:numId w:val="13"/>
        </w:numPr>
      </w:pPr>
      <w:r>
        <w:t xml:space="preserve">Het wellicht ontlasten van gemeenten in het </w:t>
      </w:r>
      <w:proofErr w:type="spellStart"/>
      <w:r>
        <w:t>informatiseringsvraagstuk</w:t>
      </w:r>
      <w:proofErr w:type="spellEnd"/>
      <w:r>
        <w:t xml:space="preserve"> rondom </w:t>
      </w:r>
      <w:r w:rsidR="00E1204C">
        <w:t xml:space="preserve">verdere digitaal ondersteunen van het vergunningsverleningsproces. </w:t>
      </w:r>
      <w:r w:rsidR="00C74104">
        <w:t xml:space="preserve"> </w:t>
      </w:r>
    </w:p>
    <w:p w14:paraId="0683CBCB" w14:textId="50960262" w:rsidR="007C634F" w:rsidRDefault="007C634F" w:rsidP="00B822F6">
      <w:pPr>
        <w:pStyle w:val="Lijstalinea"/>
        <w:numPr>
          <w:ilvl w:val="0"/>
          <w:numId w:val="13"/>
        </w:numPr>
      </w:pPr>
      <w:r>
        <w:t>Jonge medewerkers bij gemeenten zijn vanuit hun opleiding gewend om met BIM modellen te werken. Zij ervaren het huidige 2D vergunningsverleningsproces als een achteruitgang</w:t>
      </w:r>
      <w:r w:rsidR="00871576">
        <w:t xml:space="preserve">. </w:t>
      </w:r>
    </w:p>
    <w:p w14:paraId="3B3D7FE1" w14:textId="41DD074F" w:rsidR="0048796E" w:rsidRPr="00873351" w:rsidRDefault="0048796E" w:rsidP="00873351"/>
    <w:p w14:paraId="54715229" w14:textId="29F441CB" w:rsidR="00C80B34" w:rsidRDefault="005F6C28" w:rsidP="003464B4">
      <w:pPr>
        <w:pStyle w:val="Kop2"/>
        <w:numPr>
          <w:ilvl w:val="1"/>
          <w:numId w:val="3"/>
        </w:numPr>
      </w:pPr>
      <w:bookmarkStart w:id="42" w:name="_Toc190031336"/>
      <w:r>
        <w:t>Ketenbe</w:t>
      </w:r>
      <w:r w:rsidR="00D83999">
        <w:t>nefits</w:t>
      </w:r>
      <w:bookmarkEnd w:id="42"/>
    </w:p>
    <w:p w14:paraId="452020B3" w14:textId="5F67FD34" w:rsidR="006B0F4E" w:rsidRDefault="00454811" w:rsidP="00873351">
      <w:r>
        <w:t xml:space="preserve">De bouwwereld is al veel langer bezig met BIM en </w:t>
      </w:r>
      <w:r w:rsidR="00FD4385">
        <w:t>is</w:t>
      </w:r>
      <w:r>
        <w:t xml:space="preserve"> hier enthousiast over. </w:t>
      </w:r>
      <w:r w:rsidR="00871576">
        <w:t xml:space="preserve">Ook hier is nog </w:t>
      </w:r>
      <w:r w:rsidR="00121541">
        <w:t>ruimte voor verdere</w:t>
      </w:r>
      <w:r w:rsidR="00871576">
        <w:t xml:space="preserve"> standaardisering </w:t>
      </w:r>
      <w:r w:rsidR="00121541">
        <w:t>en zendingswerk.</w:t>
      </w:r>
      <w:r w:rsidR="00F16C5F">
        <w:t xml:space="preserve"> Door nu gezamenlijk op te trekken en afspraken te maken kunnen we in een verantwoord tempo gezamenlijk stappen zetten</w:t>
      </w:r>
      <w:r w:rsidR="009B4580">
        <w:t xml:space="preserve">. De gemeenten moeten een been bijtrekken, maar het tempo van de gemeente Rotterdam wordt </w:t>
      </w:r>
      <w:r w:rsidR="006B0F4E">
        <w:t>door een deel van</w:t>
      </w:r>
      <w:r w:rsidR="009B4580">
        <w:t xml:space="preserve"> de bouwwereld als hoog ervaren</w:t>
      </w:r>
      <w:r w:rsidR="006B0F4E">
        <w:t xml:space="preserve">. </w:t>
      </w:r>
    </w:p>
    <w:p w14:paraId="3C8814D6" w14:textId="77777777" w:rsidR="006B0F4E" w:rsidRDefault="006B0F4E" w:rsidP="00873351"/>
    <w:p w14:paraId="1DE68FAB" w14:textId="14F26749" w:rsidR="00E1204C" w:rsidRPr="00873351" w:rsidRDefault="006B0F4E" w:rsidP="00873351">
      <w:r>
        <w:lastRenderedPageBreak/>
        <w:t xml:space="preserve">Door goede afstemming </w:t>
      </w:r>
      <w:r w:rsidR="00226382">
        <w:t xml:space="preserve">kan er veel winst en </w:t>
      </w:r>
      <w:r w:rsidR="00190A07">
        <w:t xml:space="preserve">mogelijk </w:t>
      </w:r>
      <w:r w:rsidR="00226382">
        <w:t xml:space="preserve">versnelling worden geboekt, ook in de afstemming met beleidsmaatregel 9 die feitelijk voor het vergunningsverleningsproces ligt. </w:t>
      </w:r>
      <w:r w:rsidR="000261EA">
        <w:t>Door elkaar beter te verstaan en af te stemmen gaan we stappen zetten in de gehele keten van plan tot realisatie en zelf</w:t>
      </w:r>
      <w:r w:rsidR="00C8035E">
        <w:t xml:space="preserve">s </w:t>
      </w:r>
      <w:r w:rsidR="00F94614">
        <w:t>op het vlak van</w:t>
      </w:r>
      <w:r w:rsidR="00C8035E">
        <w:t xml:space="preserve"> toezicht en</w:t>
      </w:r>
      <w:r w:rsidR="000261EA">
        <w:t xml:space="preserve"> handhaving</w:t>
      </w:r>
      <w:r w:rsidR="00F271B9">
        <w:t>, na de vergunningsverlening</w:t>
      </w:r>
      <w:r w:rsidR="00C8035E">
        <w:t xml:space="preserve">. </w:t>
      </w:r>
    </w:p>
    <w:p w14:paraId="5335F1C7" w14:textId="77777777" w:rsidR="006F661A" w:rsidRDefault="006F661A" w:rsidP="003464B4"/>
    <w:p w14:paraId="4508AE8B" w14:textId="77777777" w:rsidR="006F661A" w:rsidRPr="00E66F05" w:rsidRDefault="006F661A" w:rsidP="003464B4"/>
    <w:p w14:paraId="4C6AC974" w14:textId="77777777" w:rsidR="00E972C8" w:rsidRPr="00E972C8" w:rsidRDefault="00E972C8" w:rsidP="003464B4"/>
    <w:p w14:paraId="688A0F1E" w14:textId="77777777" w:rsidR="002F4AEC" w:rsidRDefault="002F4AEC" w:rsidP="003464B4">
      <w:pPr>
        <w:rPr>
          <w:sz w:val="28"/>
          <w:szCs w:val="28"/>
        </w:rPr>
      </w:pPr>
      <w:r>
        <w:br w:type="page"/>
      </w:r>
    </w:p>
    <w:p w14:paraId="04531799" w14:textId="36615DFA" w:rsidR="00E31A80" w:rsidRDefault="006F7135" w:rsidP="003464B4">
      <w:pPr>
        <w:pStyle w:val="Kop1"/>
        <w:numPr>
          <w:ilvl w:val="0"/>
          <w:numId w:val="3"/>
        </w:numPr>
      </w:pPr>
      <w:bookmarkStart w:id="43" w:name="_Toc190031337"/>
      <w:r>
        <w:lastRenderedPageBreak/>
        <w:t>Afhankelijkheden en raakvlakken</w:t>
      </w:r>
      <w:bookmarkEnd w:id="43"/>
    </w:p>
    <w:p w14:paraId="5613F572" w14:textId="2DD37B3B" w:rsidR="00CE1478" w:rsidRDefault="001F58B1" w:rsidP="003464B4">
      <w:r>
        <w:t>In dit hoofdstuk een</w:t>
      </w:r>
      <w:r w:rsidR="00183977">
        <w:t xml:space="preserve"> korte</w:t>
      </w:r>
      <w:r>
        <w:t xml:space="preserve"> beschrijving van de</w:t>
      </w:r>
      <w:r w:rsidR="006F661A">
        <w:t xml:space="preserve"> mogelijke </w:t>
      </w:r>
      <w:r w:rsidR="00732F29">
        <w:t>afhankelijkheden en raakvlakken</w:t>
      </w:r>
      <w:r w:rsidR="005667CB">
        <w:t xml:space="preserve"> met andere ontwikkelingen</w:t>
      </w:r>
      <w:r w:rsidR="008634FD">
        <w:t xml:space="preserve">. </w:t>
      </w:r>
    </w:p>
    <w:p w14:paraId="6CCF07D1" w14:textId="10084D84" w:rsidR="003D7193" w:rsidRDefault="003D7193" w:rsidP="003464B4">
      <w:pPr>
        <w:pStyle w:val="Kop2"/>
        <w:numPr>
          <w:ilvl w:val="1"/>
          <w:numId w:val="3"/>
        </w:numPr>
      </w:pPr>
      <w:bookmarkStart w:id="44" w:name="_Toc190031338"/>
      <w:r>
        <w:t>VCS realisatie in de gemeente Rotterdam</w:t>
      </w:r>
      <w:bookmarkEnd w:id="44"/>
    </w:p>
    <w:p w14:paraId="2BD346DC" w14:textId="7B3C3F9F" w:rsidR="00316618" w:rsidRDefault="00E66E22" w:rsidP="004F4B05">
      <w:r>
        <w:t>De gemeente Rotterdam heeft meerdere jaren gewerkt aan de realisatie van</w:t>
      </w:r>
      <w:r w:rsidR="00247F75">
        <w:t xml:space="preserve"> een VCS. In eerste instantie is een prototype gebouwd in samenwerking met de </w:t>
      </w:r>
      <w:r w:rsidR="00A26CC6">
        <w:t xml:space="preserve">TU Delft en vervolgens is een aanbesteding gedaan. </w:t>
      </w:r>
      <w:r w:rsidR="00F94614">
        <w:t xml:space="preserve">Het bedrijf </w:t>
      </w:r>
      <w:proofErr w:type="spellStart"/>
      <w:r w:rsidR="00A26CC6">
        <w:t>Triply</w:t>
      </w:r>
      <w:proofErr w:type="spellEnd"/>
      <w:r w:rsidR="00A26CC6">
        <w:t xml:space="preserve"> heeft deze aanbesteding gewonnen en </w:t>
      </w:r>
      <w:r w:rsidR="000A3D78">
        <w:t>de eerste versie van de VCS opgeleverd en geïmplementeerd. De gemeente Rotterdam wil draagvlak voor hetgeen ze hebben vormgegeven verbreden</w:t>
      </w:r>
      <w:r w:rsidR="00871CC6">
        <w:t>. Hetgeen de gemeente Rotterdam heeft gerealiseerd en al heeft doordacht</w:t>
      </w:r>
      <w:r w:rsidR="008921A0">
        <w:t xml:space="preserve"> is zeer waardevolle input voor ons project. De kennis </w:t>
      </w:r>
      <w:r w:rsidR="005D155D">
        <w:t xml:space="preserve">en ervaring </w:t>
      </w:r>
      <w:r w:rsidR="008921A0">
        <w:t>van de gemeente Rotterdam is daar</w:t>
      </w:r>
      <w:r w:rsidR="005D155D">
        <w:t>bij</w:t>
      </w:r>
      <w:r w:rsidR="008921A0">
        <w:t xml:space="preserve"> essentieel. De gemeente is bereid om deze kennis en ervaring in te brengen. </w:t>
      </w:r>
    </w:p>
    <w:p w14:paraId="636B0445" w14:textId="77777777" w:rsidR="00316618" w:rsidRDefault="00316618" w:rsidP="004F4B05"/>
    <w:p w14:paraId="5AE4CA46" w14:textId="3C2C2D28" w:rsidR="004F4B05" w:rsidRPr="004F4B05" w:rsidRDefault="00316618" w:rsidP="004F4B05">
      <w:r>
        <w:t xml:space="preserve">De verwachting is dat de gemeente Rotterdam gaat doorontwikkeling. Deze doorontwikkeling moet in lijn </w:t>
      </w:r>
      <w:r w:rsidR="00434021">
        <w:t>zijn</w:t>
      </w:r>
      <w:r>
        <w:t xml:space="preserve"> met de afspraken die we landelijk gaan maken tussen indieners</w:t>
      </w:r>
      <w:r w:rsidR="00434021">
        <w:t xml:space="preserve"> van vergunningen</w:t>
      </w:r>
      <w:r>
        <w:t xml:space="preserve"> en </w:t>
      </w:r>
      <w:r w:rsidR="00434021">
        <w:t xml:space="preserve">gemeenten, waarbij de gemeente Rotterdam een voortrekkersrol zal vervullen. </w:t>
      </w:r>
      <w:r w:rsidR="00A26CC6">
        <w:t xml:space="preserve"> </w:t>
      </w:r>
    </w:p>
    <w:p w14:paraId="4BC53F37" w14:textId="5E57E3E7" w:rsidR="00A54051" w:rsidRDefault="00732F29" w:rsidP="003464B4">
      <w:pPr>
        <w:pStyle w:val="Kop2"/>
        <w:numPr>
          <w:ilvl w:val="1"/>
          <w:numId w:val="3"/>
        </w:numPr>
      </w:pPr>
      <w:bookmarkStart w:id="45" w:name="_Toc190031339"/>
      <w:r>
        <w:t>Beleidsmaatregel 9</w:t>
      </w:r>
      <w:bookmarkEnd w:id="45"/>
    </w:p>
    <w:p w14:paraId="391300C2" w14:textId="1660DBA3" w:rsidR="174B24CB" w:rsidRDefault="6811F265" w:rsidP="321DC64A">
      <w:pPr>
        <w:rPr>
          <w:rFonts w:eastAsia="Arial"/>
        </w:rPr>
      </w:pPr>
      <w:r w:rsidRPr="321DC64A">
        <w:rPr>
          <w:rFonts w:eastAsia="Arial"/>
        </w:rPr>
        <w:t xml:space="preserve">Beleidsmaatregel 13 en beleidsmaatregel 9 hebben veel raakvlakken. Beleidsmaatregel gaat over </w:t>
      </w:r>
      <w:proofErr w:type="spellStart"/>
      <w:r w:rsidRPr="321DC64A">
        <w:rPr>
          <w:rFonts w:eastAsia="Arial"/>
        </w:rPr>
        <w:t>datagedreven</w:t>
      </w:r>
      <w:proofErr w:type="spellEnd"/>
      <w:r w:rsidRPr="321DC64A">
        <w:rPr>
          <w:rFonts w:eastAsia="Arial"/>
        </w:rPr>
        <w:t xml:space="preserve"> gebiedsontwikkeling</w:t>
      </w:r>
      <w:r w:rsidR="00827179">
        <w:rPr>
          <w:rFonts w:eastAsia="Arial"/>
        </w:rPr>
        <w:t xml:space="preserve">; </w:t>
      </w:r>
      <w:r w:rsidRPr="321DC64A">
        <w:rPr>
          <w:rFonts w:eastAsia="Arial"/>
        </w:rPr>
        <w:t>plat</w:t>
      </w:r>
      <w:r w:rsidR="004F4B05">
        <w:rPr>
          <w:rFonts w:eastAsia="Arial"/>
        </w:rPr>
        <w:t xml:space="preserve"> </w:t>
      </w:r>
      <w:r w:rsidRPr="321DC64A">
        <w:rPr>
          <w:rFonts w:eastAsia="Arial"/>
        </w:rPr>
        <w:t>gezegd gaat dit over alle activiteiten vóór het officiële indienen van de vergunningaanvraag. In de praktijk is de voorbereiding niet los te zien van de vergunningaanvraag zelf. In een ideale situatie zijn in de voorbereiding alle indieningsvereisten en geldende regelgeving op locatie beschikbaar en beoordeeld. Het indienen van de vergunningaanvraag is in dat geval een formaliteit en een laatste check, waarmee het totale proces van initiatief tot vergunde (bouw)ontwikkeling zal worden versneld.</w:t>
      </w:r>
    </w:p>
    <w:p w14:paraId="1DBBD140" w14:textId="77777777" w:rsidR="004F4B05" w:rsidRDefault="004F4B05" w:rsidP="321DC64A"/>
    <w:p w14:paraId="7B73BF6E" w14:textId="5D14B687" w:rsidR="174B24CB" w:rsidRDefault="6811F265" w:rsidP="321DC64A">
      <w:r w:rsidRPr="321DC64A">
        <w:rPr>
          <w:rFonts w:eastAsia="Arial"/>
        </w:rPr>
        <w:t xml:space="preserve">In theorie is het heel goed mogelijk om validatiespecificaties, omgevingsinformatie en toetsbare regels op locatie buiten het formele vergunningverleningsproces beschikbaar te stellen aan initiatiefnemers. Zij kunnen dan de uitwerking van ruimtelijke initiatieven al in een vroeg stadium toetsen. </w:t>
      </w:r>
    </w:p>
    <w:p w14:paraId="430EDC40" w14:textId="5F8D99FB" w:rsidR="174B24CB" w:rsidRDefault="6811F265" w:rsidP="321DC64A">
      <w:pPr>
        <w:rPr>
          <w:rFonts w:eastAsia="Arial"/>
        </w:rPr>
      </w:pPr>
      <w:r w:rsidRPr="321DC64A">
        <w:rPr>
          <w:rFonts w:eastAsia="Arial"/>
        </w:rPr>
        <w:t xml:space="preserve">Voor de uitvoering van beleidsmaatregel 9 wordt ingezet op de organisatie van een aantal landelijke proeftuinen. </w:t>
      </w:r>
    </w:p>
    <w:p w14:paraId="09F3EC75" w14:textId="77777777" w:rsidR="004F4B05" w:rsidRDefault="004F4B05" w:rsidP="321DC64A"/>
    <w:p w14:paraId="1E798FAD" w14:textId="0BD77EBD" w:rsidR="174B24CB" w:rsidRDefault="6811F265" w:rsidP="321DC64A">
      <w:commentRangeStart w:id="46"/>
      <w:r w:rsidRPr="321DC64A">
        <w:rPr>
          <w:rFonts w:eastAsia="Arial"/>
        </w:rPr>
        <w:t>Het voorstel is om bij de uitvoering van beide beleidsmaatregelen nauwe samenwerking te zoeken en bijvoorbeeld te onderzoeken of en hoe de pilots uit beleidsmaatregel 13 en de beoogde proeftuinen uit beleidsmaatregel 9 aan elkaar kunnen worden verbonden.</w:t>
      </w:r>
      <w:commentRangeEnd w:id="46"/>
      <w:r w:rsidR="00675CA7">
        <w:rPr>
          <w:rStyle w:val="Verwijzingopmerking"/>
        </w:rPr>
        <w:commentReference w:id="46"/>
      </w:r>
    </w:p>
    <w:p w14:paraId="27028CC9" w14:textId="7854F2CE" w:rsidR="00D32702" w:rsidRDefault="00D32702" w:rsidP="00D32702">
      <w:pPr>
        <w:pStyle w:val="Kop2"/>
        <w:numPr>
          <w:ilvl w:val="1"/>
          <w:numId w:val="3"/>
        </w:numPr>
      </w:pPr>
      <w:bookmarkStart w:id="47" w:name="_Toc190031340"/>
      <w:r>
        <w:t>STOER</w:t>
      </w:r>
      <w:bookmarkEnd w:id="47"/>
    </w:p>
    <w:p w14:paraId="4C14853E" w14:textId="16B925FE" w:rsidR="004F4B05" w:rsidRPr="004F4B05" w:rsidRDefault="00830880" w:rsidP="004F4B05">
      <w:r>
        <w:t xml:space="preserve">STOER </w:t>
      </w:r>
      <w:r w:rsidR="006107EC">
        <w:t xml:space="preserve">regelt het schrappen van regels. Het schrappen van regels heeft </w:t>
      </w:r>
      <w:r w:rsidR="00782E5D">
        <w:t xml:space="preserve">mogelijk invloed op de </w:t>
      </w:r>
      <w:r w:rsidR="006421BA">
        <w:t xml:space="preserve">te controleren </w:t>
      </w:r>
      <w:r w:rsidR="00782E5D">
        <w:t xml:space="preserve">regels </w:t>
      </w:r>
      <w:r w:rsidR="006421BA">
        <w:t xml:space="preserve">voor de </w:t>
      </w:r>
      <w:r w:rsidR="0044282D">
        <w:t xml:space="preserve">VCS. We moeten </w:t>
      </w:r>
      <w:r w:rsidR="00D12ED8">
        <w:t xml:space="preserve">ons goed laten informeren over </w:t>
      </w:r>
      <w:r w:rsidR="0044282D">
        <w:t>de regels die geschrapt worden</w:t>
      </w:r>
      <w:r w:rsidR="00D12ED8">
        <w:t xml:space="preserve">. Daarnaast </w:t>
      </w:r>
      <w:commentRangeStart w:id="48"/>
      <w:r w:rsidR="00D12ED8">
        <w:t xml:space="preserve">zou het helpen als de regels zo worden opgesteld dat deze machine </w:t>
      </w:r>
      <w:proofErr w:type="spellStart"/>
      <w:r w:rsidR="00D12ED8">
        <w:t>readable</w:t>
      </w:r>
      <w:proofErr w:type="spellEnd"/>
      <w:r w:rsidR="00D12ED8">
        <w:t xml:space="preserve"> zijn</w:t>
      </w:r>
      <w:commentRangeEnd w:id="48"/>
      <w:r w:rsidR="00675CA7">
        <w:rPr>
          <w:rStyle w:val="Verwijzingopmerking"/>
        </w:rPr>
        <w:commentReference w:id="48"/>
      </w:r>
      <w:r w:rsidR="00D12ED8">
        <w:t xml:space="preserve">. In </w:t>
      </w:r>
      <w:proofErr w:type="spellStart"/>
      <w:r w:rsidR="00D12ED8">
        <w:t>Australie</w:t>
      </w:r>
      <w:proofErr w:type="spellEnd"/>
      <w:r w:rsidR="00D12ED8">
        <w:t xml:space="preserve"> hebben ze bij het opnieuw formuleren van de regels, dit als uitgangspunt genomen.  </w:t>
      </w:r>
      <w:r w:rsidR="0044282D">
        <w:t xml:space="preserve"> </w:t>
      </w:r>
    </w:p>
    <w:p w14:paraId="76306A00" w14:textId="19838B23" w:rsidR="003D7193" w:rsidRDefault="003D7193" w:rsidP="003D7193">
      <w:pPr>
        <w:pStyle w:val="Kop2"/>
        <w:numPr>
          <w:ilvl w:val="1"/>
          <w:numId w:val="3"/>
        </w:numPr>
      </w:pPr>
      <w:bookmarkStart w:id="49" w:name="_Toc190031341"/>
      <w:r>
        <w:t>DSO ontwikkelin</w:t>
      </w:r>
      <w:r w:rsidR="00C62D2F">
        <w:t>g</w:t>
      </w:r>
      <w:bookmarkEnd w:id="49"/>
    </w:p>
    <w:p w14:paraId="749D3FC8" w14:textId="37F6D559" w:rsidR="00C62D2F" w:rsidRDefault="00525A60" w:rsidP="00C62D2F">
      <w:r>
        <w:t>De omgevi</w:t>
      </w:r>
      <w:r w:rsidR="008E3059">
        <w:t xml:space="preserve">ngswet is van kracht </w:t>
      </w:r>
      <w:r w:rsidR="00F271D6">
        <w:t xml:space="preserve">sinds 1/1/2024 </w:t>
      </w:r>
      <w:r w:rsidR="008E3059">
        <w:t xml:space="preserve">en daarmee </w:t>
      </w:r>
      <w:r w:rsidR="00F271D6">
        <w:t xml:space="preserve">is het DSO </w:t>
      </w:r>
      <w:r w:rsidR="0048303C">
        <w:t>omgevings</w:t>
      </w:r>
      <w:r w:rsidR="00F271D6">
        <w:t xml:space="preserve">loket een feit. </w:t>
      </w:r>
      <w:r w:rsidR="00B033CD">
        <w:t>Via</w:t>
      </w:r>
      <w:r w:rsidR="0048303C">
        <w:t xml:space="preserve"> </w:t>
      </w:r>
      <w:r w:rsidR="003C0CEC">
        <w:t>het omgevingsloket worden vergunningaanvragen verstuurd naar de betreffende gemeente of omgev</w:t>
      </w:r>
      <w:r w:rsidR="00150DAA">
        <w:t xml:space="preserve">ingsdienst. </w:t>
      </w:r>
      <w:r w:rsidR="00A41225">
        <w:t xml:space="preserve">Het DSO heeft een </w:t>
      </w:r>
      <w:proofErr w:type="spellStart"/>
      <w:r w:rsidR="00A41225">
        <w:t>doorontwikkel</w:t>
      </w:r>
      <w:proofErr w:type="spellEnd"/>
      <w:r w:rsidR="00A41225">
        <w:t xml:space="preserve">-agenda. Eén van de mogelijke doorontwikkelingen is een deel </w:t>
      </w:r>
      <w:r w:rsidR="00524216">
        <w:t xml:space="preserve">van de geautomatiseerde checks te laten uitvoeren door het DSO, bijvoorbeeld </w:t>
      </w:r>
      <w:r w:rsidR="00F76257">
        <w:t xml:space="preserve">een validatie service </w:t>
      </w:r>
      <w:r w:rsidR="00952634">
        <w:t>op basis van</w:t>
      </w:r>
      <w:r w:rsidR="00580A17">
        <w:t xml:space="preserve"> de indieningsvereisten van een beheerde</w:t>
      </w:r>
      <w:r w:rsidR="00952634">
        <w:t xml:space="preserve"> IDS. </w:t>
      </w:r>
      <w:r w:rsidR="001311C7">
        <w:t>Het verkennen van de mogelijkheden van het DSO voor het verder digitaal ondersteunen van het vergunning</w:t>
      </w:r>
      <w:r w:rsidR="00C80FEA">
        <w:t>s</w:t>
      </w:r>
      <w:r w:rsidR="001311C7">
        <w:t xml:space="preserve">aanvraag proces </w:t>
      </w:r>
      <w:r w:rsidR="00C80FEA">
        <w:t xml:space="preserve">is één van de onderzoeken die we in het project gaan uitvoeren. </w:t>
      </w:r>
      <w:r w:rsidR="00C9106A">
        <w:t xml:space="preserve"> </w:t>
      </w:r>
      <w:r w:rsidR="00B033CD">
        <w:t xml:space="preserve"> </w:t>
      </w:r>
    </w:p>
    <w:p w14:paraId="20915FFB" w14:textId="08B468AD" w:rsidR="00896D53" w:rsidRDefault="00896D53" w:rsidP="00896D53">
      <w:pPr>
        <w:pStyle w:val="Kop2"/>
        <w:numPr>
          <w:ilvl w:val="1"/>
          <w:numId w:val="3"/>
        </w:numPr>
      </w:pPr>
      <w:bookmarkStart w:id="50" w:name="_Toc190031342"/>
      <w:r>
        <w:t xml:space="preserve">Digital </w:t>
      </w:r>
      <w:proofErr w:type="spellStart"/>
      <w:r>
        <w:t>twin</w:t>
      </w:r>
      <w:bookmarkEnd w:id="50"/>
      <w:proofErr w:type="spellEnd"/>
    </w:p>
    <w:p w14:paraId="2A86F984" w14:textId="7DA185D5" w:rsidR="005667CB" w:rsidRDefault="001C4F10" w:rsidP="005667CB">
      <w:r w:rsidRPr="001C4F10">
        <w:t xml:space="preserve">Steeds meer gemeenten maken gebruik van een digital </w:t>
      </w:r>
      <w:proofErr w:type="spellStart"/>
      <w:r w:rsidRPr="001C4F10">
        <w:t>twin</w:t>
      </w:r>
      <w:proofErr w:type="spellEnd"/>
      <w:r w:rsidRPr="001C4F10">
        <w:t xml:space="preserve">. Een digital </w:t>
      </w:r>
      <w:proofErr w:type="spellStart"/>
      <w:r w:rsidRPr="001C4F10">
        <w:t>twin</w:t>
      </w:r>
      <w:proofErr w:type="spellEnd"/>
      <w:r w:rsidRPr="001C4F10">
        <w:t xml:space="preserve"> helpt gemeenten om de leefomgeving driedimensionaal in beeld te brengen en daarin veranderingen door ontwikkelingen of besluiten te visualiseren.</w:t>
      </w:r>
      <w:r>
        <w:t xml:space="preserve"> </w:t>
      </w:r>
    </w:p>
    <w:p w14:paraId="721F610D" w14:textId="77777777" w:rsidR="000F28CF" w:rsidRDefault="000F28CF" w:rsidP="005667CB"/>
    <w:p w14:paraId="48DF0A78" w14:textId="7D1FCCBA" w:rsidR="000F28CF" w:rsidRDefault="000F28CF" w:rsidP="005667CB">
      <w:r w:rsidRPr="000F28CF">
        <w:lastRenderedPageBreak/>
        <w:t xml:space="preserve">Een digital </w:t>
      </w:r>
      <w:proofErr w:type="spellStart"/>
      <w:r w:rsidRPr="000F28CF">
        <w:t>twin</w:t>
      </w:r>
      <w:proofErr w:type="spellEnd"/>
      <w:r w:rsidRPr="000F28CF">
        <w:t xml:space="preserve"> biedt kansen bij de aanpak van deze opgaven en wordt door gemeenten steeds vaker ingezet. De VNG trekt de </w:t>
      </w:r>
      <w:hyperlink r:id="rId24" w:tgtFrame="_blank" w:history="1">
        <w:r w:rsidRPr="000F28CF">
          <w:rPr>
            <w:rStyle w:val="Hyperlink"/>
          </w:rPr>
          <w:t xml:space="preserve">community NL Digital </w:t>
        </w:r>
        <w:proofErr w:type="spellStart"/>
        <w:r w:rsidRPr="000F28CF">
          <w:rPr>
            <w:rStyle w:val="Hyperlink"/>
          </w:rPr>
          <w:t>Twin</w:t>
        </w:r>
        <w:proofErr w:type="spellEnd"/>
      </w:hyperlink>
      <w:r w:rsidRPr="000F28CF">
        <w:t xml:space="preserve">, een community rondom digital </w:t>
      </w:r>
      <w:proofErr w:type="spellStart"/>
      <w:r w:rsidRPr="000F28CF">
        <w:t>twins</w:t>
      </w:r>
      <w:proofErr w:type="spellEnd"/>
      <w:r w:rsidRPr="000F28CF">
        <w:t xml:space="preserve">. Om kennis en ervaring uit te wisselen en om samen ervaring op te doen met digital </w:t>
      </w:r>
      <w:proofErr w:type="spellStart"/>
      <w:r w:rsidRPr="000F28CF">
        <w:t>twins</w:t>
      </w:r>
      <w:proofErr w:type="spellEnd"/>
      <w:r w:rsidRPr="000F28CF">
        <w:t>. Maar ook om samen richting te geven aan deze ontwikkeling.</w:t>
      </w:r>
    </w:p>
    <w:p w14:paraId="2746B1F0" w14:textId="77777777" w:rsidR="000F28CF" w:rsidRDefault="000F28CF" w:rsidP="005667CB"/>
    <w:p w14:paraId="12EEB9B9" w14:textId="77777777" w:rsidR="00460438" w:rsidRDefault="000F28CF" w:rsidP="005667CB">
      <w:r>
        <w:t>Beleidsmaatregel 13 kan bijdragen aan de ontwikkeling van de digital</w:t>
      </w:r>
      <w:r w:rsidR="00524B4B">
        <w:t xml:space="preserve"> </w:t>
      </w:r>
      <w:proofErr w:type="spellStart"/>
      <w:r w:rsidR="00524B4B">
        <w:t>twin</w:t>
      </w:r>
      <w:proofErr w:type="spellEnd"/>
      <w:r w:rsidR="00524B4B">
        <w:t xml:space="preserve">. De aanlevering van BIM modellen </w:t>
      </w:r>
      <w:r w:rsidR="0010762E">
        <w:t>in het kader van vergunningverlening, maakt het mogelijk om deze BIM modellen voor meer doeleinden in te zetten en duurzaam beschikbaar te stellen</w:t>
      </w:r>
      <w:r w:rsidR="00055E96">
        <w:t xml:space="preserve">, onder andere voor de digital </w:t>
      </w:r>
      <w:proofErr w:type="spellStart"/>
      <w:r w:rsidR="00055E96">
        <w:t>twin</w:t>
      </w:r>
      <w:proofErr w:type="spellEnd"/>
      <w:r w:rsidR="00055E96">
        <w:t xml:space="preserve">. </w:t>
      </w:r>
      <w:r w:rsidR="00DC24AA">
        <w:t xml:space="preserve">Maar ook voor het weergeven van het toekomst beeld van een </w:t>
      </w:r>
      <w:r w:rsidR="00257606">
        <w:t>wijk in aanbouw.</w:t>
      </w:r>
    </w:p>
    <w:p w14:paraId="4D51CE81" w14:textId="52188D3A" w:rsidR="000F28CF" w:rsidRDefault="00257606" w:rsidP="005667CB">
      <w:r>
        <w:t xml:space="preserve"> </w:t>
      </w:r>
    </w:p>
    <w:p w14:paraId="1EAEBBF0" w14:textId="44566050" w:rsidR="005667CB" w:rsidRPr="005667CB" w:rsidRDefault="005667CB" w:rsidP="005667CB">
      <w:pPr>
        <w:pStyle w:val="Kop2"/>
        <w:numPr>
          <w:ilvl w:val="1"/>
          <w:numId w:val="3"/>
        </w:numPr>
      </w:pPr>
      <w:bookmarkStart w:id="51" w:name="_Toc190031343"/>
      <w:r>
        <w:t>Duurzaam opslaan BIM modellen</w:t>
      </w:r>
      <w:bookmarkEnd w:id="51"/>
    </w:p>
    <w:p w14:paraId="2B16BCA9" w14:textId="1CBDB3A7" w:rsidR="00E00C87" w:rsidRDefault="00257606" w:rsidP="003464B4">
      <w:r>
        <w:t xml:space="preserve">Vanuit de gemeente Amsterdam is het initiatief ontstaan om met gemeenten en stakeholders, waaronder het Nationaal Archief </w:t>
      </w:r>
      <w:r w:rsidR="00B805BB">
        <w:t>gezamenlijk te komen tot een oplossing voor het duurzaam opslaan van BIM modellen.</w:t>
      </w:r>
      <w:r w:rsidR="00CD35CA">
        <w:t xml:space="preserve"> Inmiddels </w:t>
      </w:r>
      <w:r w:rsidR="0065423C">
        <w:t xml:space="preserve">is er een </w:t>
      </w:r>
      <w:r w:rsidR="00647C78">
        <w:t>‘</w:t>
      </w:r>
      <w:proofErr w:type="spellStart"/>
      <w:r w:rsidR="0065423C">
        <w:t>coalition</w:t>
      </w:r>
      <w:proofErr w:type="spellEnd"/>
      <w:r w:rsidR="0065423C">
        <w:t xml:space="preserve"> of </w:t>
      </w:r>
      <w:proofErr w:type="spellStart"/>
      <w:r w:rsidR="0065423C">
        <w:t>the</w:t>
      </w:r>
      <w:proofErr w:type="spellEnd"/>
      <w:r w:rsidR="0065423C">
        <w:t xml:space="preserve"> </w:t>
      </w:r>
      <w:proofErr w:type="spellStart"/>
      <w:r w:rsidR="0065423C">
        <w:t>willing</w:t>
      </w:r>
      <w:proofErr w:type="spellEnd"/>
      <w:r w:rsidR="00647C78">
        <w:t>’</w:t>
      </w:r>
      <w:r w:rsidR="0065423C">
        <w:t xml:space="preserve"> ontstaan ondersteunt door het programma GRIP vanuit de VNG</w:t>
      </w:r>
      <w:r w:rsidR="00647C78">
        <w:t>, met daarin diverse gemeenten</w:t>
      </w:r>
      <w:r w:rsidR="0065423C">
        <w:t xml:space="preserve">. </w:t>
      </w:r>
      <w:r w:rsidR="00F5172F">
        <w:t>Het aanleveren van BIM modellen dwingt ons ook om een duurzame oplossing te realiseren voor het opslaan en beheren van deze BIM modellen van woningen</w:t>
      </w:r>
      <w:r w:rsidR="00E00C87">
        <w:t>.</w:t>
      </w:r>
    </w:p>
    <w:p w14:paraId="04956C7B" w14:textId="77777777" w:rsidR="00E00C87" w:rsidRDefault="00E00C87" w:rsidP="003464B4"/>
    <w:p w14:paraId="35282102" w14:textId="55A5BB8A" w:rsidR="004351A2" w:rsidRDefault="00E00C87" w:rsidP="003464B4">
      <w:r>
        <w:t xml:space="preserve">Beleidsmaatregel 13 </w:t>
      </w:r>
      <w:r w:rsidR="006F798F">
        <w:t>geeft de mogelijkheid aan gemeenten om de BIM modellen duurzaam op te slaan.</w:t>
      </w:r>
      <w:r w:rsidR="00F60B83">
        <w:t xml:space="preserve"> </w:t>
      </w:r>
      <w:r w:rsidR="00460438">
        <w:t xml:space="preserve">Als er immers geen BIM modellen binnenkomen, hoef je ze ook niet op te slaan. </w:t>
      </w:r>
      <w:r w:rsidR="00F60B83">
        <w:t>Dit is geen onderdeel van het project</w:t>
      </w:r>
      <w:r w:rsidR="004351A2">
        <w:t xml:space="preserve">, maar er is wel samenhang. </w:t>
      </w:r>
    </w:p>
    <w:p w14:paraId="5D978CEB" w14:textId="77777777" w:rsidR="004351A2" w:rsidRDefault="004351A2" w:rsidP="003464B4"/>
    <w:p w14:paraId="7FBFB934" w14:textId="0890295A" w:rsidR="00DF46DD" w:rsidRDefault="004351A2" w:rsidP="00350D7F">
      <w:pPr>
        <w:pStyle w:val="Kop2"/>
        <w:numPr>
          <w:ilvl w:val="1"/>
          <w:numId w:val="3"/>
        </w:numPr>
      </w:pPr>
      <w:bookmarkStart w:id="52" w:name="_Toc190031344"/>
      <w:r w:rsidRPr="00350D7F">
        <w:t xml:space="preserve">Verrijken basisregistraties </w:t>
      </w:r>
      <w:r w:rsidR="00350D7F" w:rsidRPr="00350D7F">
        <w:t>met BIM</w:t>
      </w:r>
      <w:r w:rsidR="00350D7F">
        <w:t xml:space="preserve"> modellen</w:t>
      </w:r>
      <w:bookmarkEnd w:id="52"/>
      <w:r w:rsidR="006F798F">
        <w:t xml:space="preserve"> </w:t>
      </w:r>
      <w:r w:rsidR="00E00C87">
        <w:t xml:space="preserve"> </w:t>
      </w:r>
      <w:r w:rsidR="0065423C">
        <w:t xml:space="preserve"> </w:t>
      </w:r>
      <w:r w:rsidR="00B805BB">
        <w:t xml:space="preserve"> </w:t>
      </w:r>
    </w:p>
    <w:p w14:paraId="4993B426" w14:textId="00D438C8" w:rsidR="00350D7F" w:rsidRPr="00350D7F" w:rsidRDefault="008D190D" w:rsidP="00350D7F">
      <w:r>
        <w:t>Vanuit VNG Realisatie wordt een project gestart om BIM modellen te gebruiken bij de verrijking van de basisregistraties</w:t>
      </w:r>
      <w:r w:rsidR="00647C78">
        <w:t xml:space="preserve">. In het geval van </w:t>
      </w:r>
      <w:r w:rsidR="00266A74">
        <w:t>Beleidsmaatregel 13 heeft dit mogelijk betrekking op de BAG. De aangeleverde BIM modellen kunnen mogelijk worden gebruikt voor de verrijking van de BAG</w:t>
      </w:r>
      <w:r w:rsidR="00460438">
        <w:t xml:space="preserve"> en wellicht andere basisregistraties</w:t>
      </w:r>
      <w:r w:rsidR="00266A74">
        <w:t xml:space="preserve">. </w:t>
      </w:r>
    </w:p>
    <w:p w14:paraId="6667BB47" w14:textId="77777777" w:rsidR="00DF46DD" w:rsidRDefault="00DF46DD" w:rsidP="003464B4"/>
    <w:p w14:paraId="38D2DB0D" w14:textId="7930F659" w:rsidR="00732F29" w:rsidRDefault="00732F29" w:rsidP="003464B4">
      <w:r>
        <w:br w:type="page"/>
      </w:r>
    </w:p>
    <w:p w14:paraId="6B8410D3" w14:textId="6FE8274E" w:rsidR="00A6249E" w:rsidRDefault="00983B0C" w:rsidP="003464B4">
      <w:pPr>
        <w:pStyle w:val="Kop1"/>
        <w:numPr>
          <w:ilvl w:val="0"/>
          <w:numId w:val="3"/>
        </w:numPr>
      </w:pPr>
      <w:bookmarkStart w:id="53" w:name="_Toc190031345"/>
      <w:r w:rsidRPr="00983B0C">
        <w:lastRenderedPageBreak/>
        <w:t>Globale aanpak, planning en mijlpalen</w:t>
      </w:r>
      <w:bookmarkEnd w:id="53"/>
    </w:p>
    <w:p w14:paraId="1DB5819E" w14:textId="77777777" w:rsidR="00EE0C14" w:rsidRDefault="00EE0C14" w:rsidP="003464B4"/>
    <w:p w14:paraId="735B69E7" w14:textId="68E4C396" w:rsidR="00EE0C14" w:rsidRDefault="00EA27CA" w:rsidP="003464B4">
      <w:r>
        <w:t xml:space="preserve">In hoofdstuk 4 hebben we een opsomming gegeven van de </w:t>
      </w:r>
      <w:r w:rsidR="009C5FDE">
        <w:t xml:space="preserve">verschillende deliverables en </w:t>
      </w:r>
      <w:r w:rsidR="00FB1E07">
        <w:t>de verwachte inspanning voor de verschillende rollen. In dit hoofdstuk g</w:t>
      </w:r>
      <w:r w:rsidR="001D79CF">
        <w:t>even</w:t>
      </w:r>
      <w:r w:rsidR="00FB1E07">
        <w:t xml:space="preserve"> we per deliverable een planning</w:t>
      </w:r>
      <w:r w:rsidR="00EE69A5">
        <w:t>. We starten met een korte toelichting op de aanpak</w:t>
      </w:r>
      <w:r w:rsidR="00FB1E07">
        <w:t xml:space="preserve">. </w:t>
      </w:r>
    </w:p>
    <w:p w14:paraId="1DA2AC14" w14:textId="77777777" w:rsidR="001D79CF" w:rsidRDefault="001D79CF" w:rsidP="003464B4"/>
    <w:p w14:paraId="757CA683" w14:textId="129C133D" w:rsidR="001D79CF" w:rsidRDefault="001D79CF" w:rsidP="003F4E82">
      <w:pPr>
        <w:pStyle w:val="Kop2"/>
        <w:numPr>
          <w:ilvl w:val="1"/>
          <w:numId w:val="3"/>
        </w:numPr>
      </w:pPr>
      <w:bookmarkStart w:id="54" w:name="_Toc190031346"/>
      <w:r>
        <w:t>Aanpak</w:t>
      </w:r>
      <w:bookmarkEnd w:id="54"/>
    </w:p>
    <w:p w14:paraId="70FA2694" w14:textId="0697F098" w:rsidR="00EE0C14" w:rsidRDefault="004A5D9E" w:rsidP="003464B4">
      <w:r>
        <w:t xml:space="preserve">Het projectteam bestaat uit diverse </w:t>
      </w:r>
      <w:r w:rsidR="00F30137">
        <w:t>personen met de benodigde expertise die gezamenlijk</w:t>
      </w:r>
      <w:r w:rsidR="00A9000A">
        <w:t xml:space="preserve"> in staat zijn</w:t>
      </w:r>
      <w:r w:rsidR="00F30137">
        <w:t xml:space="preserve"> de</w:t>
      </w:r>
      <w:r w:rsidR="00A9000A">
        <w:t xml:space="preserve"> verschillende </w:t>
      </w:r>
      <w:r w:rsidR="00F30137">
        <w:t xml:space="preserve">deliverables </w:t>
      </w:r>
      <w:r w:rsidR="00A9000A">
        <w:t xml:space="preserve">te realiseren. </w:t>
      </w:r>
      <w:r w:rsidR="0004305A">
        <w:t xml:space="preserve">Het vast projectteam bestaat uit de volgende rollen: </w:t>
      </w:r>
    </w:p>
    <w:p w14:paraId="248B415F" w14:textId="7FA57AED" w:rsidR="0004305A" w:rsidRDefault="00455549" w:rsidP="0004305A">
      <w:pPr>
        <w:pStyle w:val="Lijstalinea"/>
        <w:numPr>
          <w:ilvl w:val="0"/>
          <w:numId w:val="13"/>
        </w:numPr>
      </w:pPr>
      <w:r>
        <w:t xml:space="preserve">Projectleider </w:t>
      </w:r>
    </w:p>
    <w:p w14:paraId="1971982C" w14:textId="788F0F33" w:rsidR="00455549" w:rsidRDefault="00455549" w:rsidP="0004305A">
      <w:pPr>
        <w:pStyle w:val="Lijstalinea"/>
        <w:numPr>
          <w:ilvl w:val="0"/>
          <w:numId w:val="13"/>
        </w:numPr>
      </w:pPr>
      <w:r>
        <w:t>Implementatie</w:t>
      </w:r>
      <w:r w:rsidR="00BE6E22">
        <w:t>adviseur</w:t>
      </w:r>
      <w:r>
        <w:t>/onderzoeker</w:t>
      </w:r>
    </w:p>
    <w:p w14:paraId="33FC0863" w14:textId="55356CFB" w:rsidR="00455549" w:rsidRDefault="00455549" w:rsidP="0004305A">
      <w:pPr>
        <w:pStyle w:val="Lijstalinea"/>
        <w:numPr>
          <w:ilvl w:val="0"/>
          <w:numId w:val="13"/>
        </w:numPr>
      </w:pPr>
      <w:r>
        <w:t>DSO special</w:t>
      </w:r>
      <w:r w:rsidR="00BE6E22">
        <w:t>ist</w:t>
      </w:r>
      <w:r w:rsidR="00895A34">
        <w:t>/onderzoeker</w:t>
      </w:r>
    </w:p>
    <w:p w14:paraId="26A10E88" w14:textId="7C17526D" w:rsidR="00455549" w:rsidRDefault="00F94C0F" w:rsidP="0004305A">
      <w:pPr>
        <w:pStyle w:val="Lijstalinea"/>
        <w:numPr>
          <w:ilvl w:val="0"/>
          <w:numId w:val="13"/>
        </w:numPr>
      </w:pPr>
      <w:r>
        <w:t xml:space="preserve">ICT </w:t>
      </w:r>
      <w:r w:rsidR="00455549">
        <w:t>Architect</w:t>
      </w:r>
    </w:p>
    <w:p w14:paraId="03668B4E" w14:textId="404FF388" w:rsidR="006B09BB" w:rsidRDefault="006B09BB" w:rsidP="0004305A">
      <w:pPr>
        <w:pStyle w:val="Lijstalinea"/>
        <w:numPr>
          <w:ilvl w:val="0"/>
          <w:numId w:val="13"/>
        </w:numPr>
      </w:pPr>
      <w:r>
        <w:t xml:space="preserve">Adviseur </w:t>
      </w:r>
      <w:proofErr w:type="spellStart"/>
      <w:r>
        <w:t>geo</w:t>
      </w:r>
      <w:proofErr w:type="spellEnd"/>
      <w:r>
        <w:t xml:space="preserve"> </w:t>
      </w:r>
    </w:p>
    <w:p w14:paraId="164DF518" w14:textId="4F21A121" w:rsidR="006B09BB" w:rsidRDefault="006B09BB" w:rsidP="0004305A">
      <w:pPr>
        <w:pStyle w:val="Lijstalinea"/>
        <w:numPr>
          <w:ilvl w:val="0"/>
          <w:numId w:val="13"/>
        </w:numPr>
      </w:pPr>
      <w:r>
        <w:t xml:space="preserve">Adviseur </w:t>
      </w:r>
      <w:proofErr w:type="spellStart"/>
      <w:r w:rsidR="00547CC6">
        <w:t>o</w:t>
      </w:r>
      <w:r>
        <w:t>mgevingregels</w:t>
      </w:r>
      <w:proofErr w:type="spellEnd"/>
      <w:r>
        <w:t xml:space="preserve"> </w:t>
      </w:r>
    </w:p>
    <w:p w14:paraId="689BA118" w14:textId="16185978" w:rsidR="006B09BB" w:rsidRDefault="00BE6E22" w:rsidP="0004305A">
      <w:pPr>
        <w:pStyle w:val="Lijstalinea"/>
        <w:numPr>
          <w:ilvl w:val="0"/>
          <w:numId w:val="13"/>
        </w:numPr>
      </w:pPr>
      <w:r>
        <w:t>Ervaringsdeskundige Rotterdam (bij voorkeur projectleider Rotterdam)</w:t>
      </w:r>
    </w:p>
    <w:p w14:paraId="43C0CA38" w14:textId="4019E773" w:rsidR="00EC682A" w:rsidRDefault="00EC682A" w:rsidP="0004305A">
      <w:pPr>
        <w:pStyle w:val="Lijstalinea"/>
        <w:numPr>
          <w:ilvl w:val="0"/>
          <w:numId w:val="13"/>
        </w:numPr>
      </w:pPr>
      <w:r>
        <w:t xml:space="preserve">Vertegenwoordiger vanuit </w:t>
      </w:r>
      <w:proofErr w:type="spellStart"/>
      <w:r>
        <w:t>Neprom</w:t>
      </w:r>
      <w:proofErr w:type="spellEnd"/>
    </w:p>
    <w:p w14:paraId="1C8801EB" w14:textId="5DF37122" w:rsidR="00A0262B" w:rsidRDefault="00A0262B" w:rsidP="0004305A">
      <w:pPr>
        <w:pStyle w:val="Lijstalinea"/>
        <w:numPr>
          <w:ilvl w:val="0"/>
          <w:numId w:val="13"/>
        </w:numPr>
      </w:pPr>
      <w:r>
        <w:t>Projectondersteuner</w:t>
      </w:r>
    </w:p>
    <w:p w14:paraId="599FB13C" w14:textId="77777777" w:rsidR="00895A34" w:rsidRDefault="00895A34" w:rsidP="00993CFA"/>
    <w:p w14:paraId="0D878F8B" w14:textId="74BBAB76" w:rsidR="00F15CA2" w:rsidRDefault="0075670D" w:rsidP="00993CFA">
      <w:r>
        <w:t>In diverse fases van het project zullen hier tijdelijk bepaalde rollen aan toegevoegd worden. Denk hierbij aan de inkoper tijdens het aanbestedingstraject</w:t>
      </w:r>
      <w:r w:rsidR="00F15CA2">
        <w:t xml:space="preserve">. Het projectteam </w:t>
      </w:r>
      <w:r w:rsidR="00EC682A">
        <w:t>kent een continue bezetting</w:t>
      </w:r>
      <w:r w:rsidR="00547CC6">
        <w:t xml:space="preserve"> voor </w:t>
      </w:r>
      <w:r w:rsidR="00AC2E31">
        <w:t xml:space="preserve">een jaar, waarin soms de gevraagde inzet kan variëren afhankelijk van de rol. </w:t>
      </w:r>
    </w:p>
    <w:p w14:paraId="33616373" w14:textId="77777777" w:rsidR="00993CFA" w:rsidRDefault="00993CFA" w:rsidP="00993CFA"/>
    <w:p w14:paraId="69B32692" w14:textId="7CB5055A" w:rsidR="00EE0C14" w:rsidRDefault="00D35E43" w:rsidP="003464B4">
      <w:r>
        <w:t xml:space="preserve">Het projectteam </w:t>
      </w:r>
      <w:r w:rsidR="00BA1E69">
        <w:t>zal starten met een kick-off waarin de verschillende rollen en taken worden besproken en de werkwijze</w:t>
      </w:r>
      <w:r w:rsidR="00514192">
        <w:t xml:space="preserve"> wordt afgestemd</w:t>
      </w:r>
      <w:r w:rsidR="00F56E76">
        <w:t xml:space="preserve"> en uiteraard aan teambuilding wordt gedaan </w:t>
      </w:r>
      <w:r w:rsidR="00F56E7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A1E69">
        <w:t>. Het projectteam vergadert wekelijks</w:t>
      </w:r>
      <w:r w:rsidR="00020E2D">
        <w:t xml:space="preserve"> en stemt daarin de verschillende</w:t>
      </w:r>
      <w:r w:rsidR="00F018DE">
        <w:t xml:space="preserve"> lopende acties en</w:t>
      </w:r>
      <w:r w:rsidR="00020E2D">
        <w:t xml:space="preserve"> ontwikkelingen met elkaar af. </w:t>
      </w:r>
      <w:r w:rsidR="00BC273C">
        <w:t xml:space="preserve">Het projectteam werkt zoveel mogelijk agile, dit betekent dat </w:t>
      </w:r>
      <w:r w:rsidR="000635A2">
        <w:t xml:space="preserve">er periodiek tussentijdse opleveringen zijn die deelbaar zijn met de betrokken stakeholders, in principe in sprints van twee of vier weken. </w:t>
      </w:r>
      <w:r w:rsidR="0044037D">
        <w:t xml:space="preserve">Het agile werken en het regelmatig terugleggen van de resultaten </w:t>
      </w:r>
      <w:r w:rsidR="007446EE">
        <w:t xml:space="preserve">geeft ons de mogelijkheid om tijdig te wijzigen van koers op basis van nieuw verkregen inzichten. </w:t>
      </w:r>
    </w:p>
    <w:p w14:paraId="399A8BDA" w14:textId="77777777" w:rsidR="00EE0C14" w:rsidRDefault="00EE0C14" w:rsidP="003464B4"/>
    <w:p w14:paraId="74ACF0C8" w14:textId="1ACEB6E5" w:rsidR="009D7B8B" w:rsidRDefault="009D7B8B" w:rsidP="003464B4">
      <w:r>
        <w:t xml:space="preserve">Regelmatig zal de voortgang en tussenproducten worden gedeeld met de opdrachtgevers van Beleidsmaatregel 13. </w:t>
      </w:r>
    </w:p>
    <w:p w14:paraId="20DE12DF" w14:textId="6FC31D0C" w:rsidR="00067687" w:rsidRDefault="00067687" w:rsidP="003464B4"/>
    <w:p w14:paraId="1FC2CADE" w14:textId="77777777" w:rsidR="002738FE" w:rsidRDefault="002738FE" w:rsidP="003464B4"/>
    <w:p w14:paraId="6AD823D7" w14:textId="7A290664" w:rsidR="008E09D6" w:rsidRDefault="00187425" w:rsidP="003464B4">
      <w:pPr>
        <w:rPr>
          <w:b/>
          <w:bCs/>
        </w:rPr>
      </w:pPr>
      <w:r w:rsidRPr="00187425">
        <w:rPr>
          <w:b/>
          <w:bCs/>
        </w:rPr>
        <w:t>Ontwikkelen landelijke standaard afspraak</w:t>
      </w:r>
    </w:p>
    <w:p w14:paraId="720919A7" w14:textId="6E371315" w:rsidR="00187425" w:rsidRDefault="00187425" w:rsidP="003464B4">
      <w:r>
        <w:t xml:space="preserve">In hoofdstuk 4 is al aangegeven </w:t>
      </w:r>
      <w:r w:rsidR="005C0544">
        <w:t xml:space="preserve">dat een eerste versie van de afspraak door werkgroep binnen </w:t>
      </w:r>
      <w:r w:rsidR="00F84689">
        <w:t xml:space="preserve">2 a </w:t>
      </w:r>
      <w:r w:rsidR="005C0544">
        <w:t>3 maanden moet worden opgeleverd.</w:t>
      </w:r>
      <w:r w:rsidR="00F84689">
        <w:t xml:space="preserve"> Dit kan omdat de gemeente Rotterdam en </w:t>
      </w:r>
      <w:proofErr w:type="spellStart"/>
      <w:r w:rsidR="00F84689">
        <w:t>Neprom</w:t>
      </w:r>
      <w:proofErr w:type="spellEnd"/>
      <w:r w:rsidR="00F84689">
        <w:t xml:space="preserve"> veel voorwerk hebben gedaan. </w:t>
      </w:r>
      <w:r w:rsidR="004F1F47">
        <w:t>De werkgroep kan vanaf week 1 starten</w:t>
      </w:r>
      <w:r w:rsidR="0072716C">
        <w:t xml:space="preserve">. Op dit moment is nog niet duidelijk welk gremium de afspraak </w:t>
      </w:r>
      <w:r w:rsidR="00367C6C">
        <w:t xml:space="preserve">gaat goedkeuren. Voorstel is </w:t>
      </w:r>
      <w:r w:rsidR="00220190">
        <w:t xml:space="preserve">om versie 1 van de afspraak te gebruiken in het verwervingsproces, ondanks dat definitieve besluitvorming over de afspraak nog moet gaan plaatsvinden. </w:t>
      </w:r>
      <w:r w:rsidR="005C0544">
        <w:t xml:space="preserve"> </w:t>
      </w:r>
    </w:p>
    <w:p w14:paraId="47D95396" w14:textId="77777777" w:rsidR="00721129" w:rsidRDefault="00721129" w:rsidP="003464B4"/>
    <w:p w14:paraId="00121947" w14:textId="54B776E8" w:rsidR="00721129" w:rsidRPr="00187425" w:rsidRDefault="00721129" w:rsidP="003464B4">
      <w:r w:rsidRPr="00721129">
        <w:rPr>
          <w:b/>
          <w:bCs/>
        </w:rPr>
        <w:t>Doorlooptijd:</w:t>
      </w:r>
      <w:r>
        <w:t xml:space="preserve"> 3 maanden</w:t>
      </w:r>
    </w:p>
    <w:p w14:paraId="493AB672" w14:textId="77777777" w:rsidR="00187425" w:rsidRDefault="00187425" w:rsidP="003464B4"/>
    <w:p w14:paraId="094E9820" w14:textId="7B0F3CD1" w:rsidR="00187425" w:rsidRPr="000D273A" w:rsidRDefault="000D273A" w:rsidP="003464B4">
      <w:pPr>
        <w:rPr>
          <w:b/>
          <w:bCs/>
        </w:rPr>
      </w:pPr>
      <w:r w:rsidRPr="000D273A">
        <w:rPr>
          <w:b/>
          <w:bCs/>
        </w:rPr>
        <w:t>Beheer van de afspraak benoemen en bestendigen</w:t>
      </w:r>
    </w:p>
    <w:p w14:paraId="3ED44FE6" w14:textId="3528434C" w:rsidR="008E09D6" w:rsidRDefault="00BA2D21" w:rsidP="003464B4">
      <w:r>
        <w:t xml:space="preserve">Een afspraak die wordt ontwikkeld moet ook in beheer worden genomen en worden doorontwikkeld. Hiervoor is het belangrijk dat in het begin van het </w:t>
      </w:r>
      <w:r w:rsidR="005D378D">
        <w:t xml:space="preserve">project besluiten worden genomen over het beheer en de doorontwikkeling. Eén van de criteria </w:t>
      </w:r>
      <w:r w:rsidR="008E42E8">
        <w:t xml:space="preserve">die het Forum Standaardisatie hanteert voor het beoordelen van een standaard is geborgde financiering voor het beheer en doorontwikkeling </w:t>
      </w:r>
      <w:r w:rsidR="00CA7EEE">
        <w:t xml:space="preserve">van </w:t>
      </w:r>
      <w:r w:rsidR="005D0880">
        <w:t>een</w:t>
      </w:r>
      <w:r w:rsidR="00CA7EEE">
        <w:t xml:space="preserve"> </w:t>
      </w:r>
      <w:r w:rsidR="005D0880">
        <w:t>standaard</w:t>
      </w:r>
      <w:r w:rsidR="00CA7EEE">
        <w:t xml:space="preserve"> </w:t>
      </w:r>
      <w:r w:rsidR="008E42E8">
        <w:t xml:space="preserve">voor de komende jaren. </w:t>
      </w:r>
      <w:r w:rsidR="00EA6C0F">
        <w:t>Daarnaast is het belangrijk dat een organisatie verantwoordelijk, en dus aanspreekbaar is</w:t>
      </w:r>
      <w:r w:rsidR="00AE3D25">
        <w:t xml:space="preserve">, voor het beheer. Een project is niet een toekomst vaste oplossing voor het beheer. Een project is eindig. </w:t>
      </w:r>
    </w:p>
    <w:p w14:paraId="633C6F7A" w14:textId="77777777" w:rsidR="001F7794" w:rsidRDefault="001F7794" w:rsidP="003464B4"/>
    <w:p w14:paraId="706C79B1" w14:textId="39927DB6" w:rsidR="001F7794" w:rsidRDefault="001F7794" w:rsidP="003464B4">
      <w:r>
        <w:t xml:space="preserve">Een belangrijke voorwaarde is dat beheer </w:t>
      </w:r>
      <w:r w:rsidR="009E7944">
        <w:t xml:space="preserve">van de afspraak </w:t>
      </w:r>
      <w:r>
        <w:t xml:space="preserve">geregeld </w:t>
      </w:r>
      <w:r w:rsidR="009E7944">
        <w:t>moet zijn</w:t>
      </w:r>
      <w:r>
        <w:t xml:space="preserve"> zodra versie 1.0 ook daadwerkelijk </w:t>
      </w:r>
      <w:r w:rsidR="009E7944">
        <w:t xml:space="preserve">een feit is. </w:t>
      </w:r>
    </w:p>
    <w:p w14:paraId="0D7CDD1E" w14:textId="77777777" w:rsidR="00721129" w:rsidRDefault="00721129" w:rsidP="003464B4"/>
    <w:p w14:paraId="27DBF955" w14:textId="6CF556E0" w:rsidR="00721129" w:rsidRDefault="00721129" w:rsidP="003464B4">
      <w:r w:rsidRPr="00A00664">
        <w:rPr>
          <w:b/>
          <w:bCs/>
        </w:rPr>
        <w:t>Doorlooptijd:</w:t>
      </w:r>
      <w:r>
        <w:t xml:space="preserve"> 3 maanden</w:t>
      </w:r>
      <w:r w:rsidR="00A00664">
        <w:t>, daarna continue</w:t>
      </w:r>
    </w:p>
    <w:p w14:paraId="0AFF4CEE" w14:textId="77777777" w:rsidR="009E7944" w:rsidRDefault="009E7944" w:rsidP="003464B4"/>
    <w:p w14:paraId="7A646643" w14:textId="6648C9BE" w:rsidR="009E7944" w:rsidRPr="00010A07" w:rsidRDefault="00CD159B" w:rsidP="003464B4">
      <w:pPr>
        <w:rPr>
          <w:b/>
          <w:bCs/>
        </w:rPr>
      </w:pPr>
      <w:r>
        <w:rPr>
          <w:b/>
          <w:bCs/>
        </w:rPr>
        <w:t>Maken</w:t>
      </w:r>
      <w:r w:rsidR="009E7944" w:rsidRPr="00010A07">
        <w:rPr>
          <w:b/>
          <w:bCs/>
        </w:rPr>
        <w:t xml:space="preserve"> start</w:t>
      </w:r>
      <w:r w:rsidR="00010A07" w:rsidRPr="00010A07">
        <w:rPr>
          <w:b/>
          <w:bCs/>
        </w:rPr>
        <w:t xml:space="preserve"> architectuur (PSA)</w:t>
      </w:r>
    </w:p>
    <w:p w14:paraId="6AB1E105" w14:textId="12020182" w:rsidR="008E09D6" w:rsidRDefault="00FD1554" w:rsidP="003464B4">
      <w:r>
        <w:lastRenderedPageBreak/>
        <w:t xml:space="preserve">Het </w:t>
      </w:r>
      <w:r w:rsidR="00CD159B">
        <w:t>maken</w:t>
      </w:r>
      <w:r>
        <w:t xml:space="preserve"> van </w:t>
      </w:r>
      <w:r w:rsidR="00CD159B">
        <w:t xml:space="preserve">de </w:t>
      </w:r>
      <w:r>
        <w:t xml:space="preserve">start architectuur, kan al gestart worden voor de start van het project, mits hier voldoende financiële middelen voor beschikbaar zijn. De PSA is belangrijke input voor het </w:t>
      </w:r>
      <w:r w:rsidR="008572ED">
        <w:t xml:space="preserve">ontwikkelen van de eerste versie van de afspraak. Dus zonde om dit pas op te starten, als het project daadwerkelijk gaat beginnen. Het eerste verkennende werk is al gedaan (zie hoofdstuk 3). </w:t>
      </w:r>
      <w:r w:rsidR="009A66FD">
        <w:t xml:space="preserve">In de planning gaan we er vanuit dat de PSA gereed is bij start van het project. </w:t>
      </w:r>
      <w:r w:rsidR="007A7A17">
        <w:t xml:space="preserve">Bij resources en middelen </w:t>
      </w:r>
      <w:r w:rsidR="00F509C2">
        <w:t xml:space="preserve">is deze activiteit wel opgenomen. </w:t>
      </w:r>
    </w:p>
    <w:p w14:paraId="3FCDF1FC" w14:textId="77777777" w:rsidR="00A00664" w:rsidRDefault="00A00664" w:rsidP="003464B4"/>
    <w:p w14:paraId="27D36307" w14:textId="1579DA12" w:rsidR="00A00664" w:rsidRDefault="00A00664" w:rsidP="003464B4">
      <w:r w:rsidRPr="00A00664">
        <w:rPr>
          <w:b/>
          <w:bCs/>
        </w:rPr>
        <w:t>Doorlooptijd:</w:t>
      </w:r>
      <w:r>
        <w:t xml:space="preserve"> 6 weken, kan al voor start project</w:t>
      </w:r>
    </w:p>
    <w:p w14:paraId="5EEDB886" w14:textId="77777777" w:rsidR="00F509C2" w:rsidRDefault="00F509C2" w:rsidP="003464B4"/>
    <w:p w14:paraId="2BCEAF1C" w14:textId="5C183CFA" w:rsidR="00F509C2" w:rsidRDefault="00F509C2" w:rsidP="003464B4">
      <w:pPr>
        <w:rPr>
          <w:b/>
          <w:bCs/>
        </w:rPr>
      </w:pPr>
      <w:r w:rsidRPr="00F509C2">
        <w:rPr>
          <w:b/>
          <w:bCs/>
        </w:rPr>
        <w:t>Verwerven landelijke proefomgeving</w:t>
      </w:r>
    </w:p>
    <w:p w14:paraId="6D833B56" w14:textId="2F1FEFCA" w:rsidR="00F509C2" w:rsidRDefault="00D83D51" w:rsidP="003464B4">
      <w:r>
        <w:t>In hoofdstuk 4 hebben we 2 scenario’s geschetst en mogelijk is er nog een derde. We hebben de aanpak van beide scenario</w:t>
      </w:r>
      <w:r w:rsidR="009004A7">
        <w:t>’</w:t>
      </w:r>
      <w:r>
        <w:t xml:space="preserve">s </w:t>
      </w:r>
      <w:r w:rsidR="009004A7">
        <w:t xml:space="preserve">al beschreven in hoofdstuk 4 hier een korte uitwerking qua doorlooptijd en afhankelijkheid. </w:t>
      </w:r>
    </w:p>
    <w:p w14:paraId="44246EC9" w14:textId="77777777" w:rsidR="009004A7" w:rsidRDefault="009004A7" w:rsidP="003464B4"/>
    <w:p w14:paraId="420AAEB5" w14:textId="7F95AEDB" w:rsidR="00E0015F" w:rsidRDefault="00862671" w:rsidP="003464B4">
      <w:r>
        <w:t xml:space="preserve">Scenario 1 gaat uit van het verwerven van </w:t>
      </w:r>
      <w:r w:rsidR="00E0716D">
        <w:t xml:space="preserve">verschillende functionele componenten </w:t>
      </w:r>
      <w:r w:rsidR="00397095">
        <w:t xml:space="preserve">die los en in combinatie met elkaar beproefd kunnen worden. </w:t>
      </w:r>
      <w:r w:rsidR="00EC75C0">
        <w:t xml:space="preserve">Dit scenario is vooral gebaseerd op de gedachte zo snel mogelijk aan de gang te gaan en niet te wachten op een verwerving </w:t>
      </w:r>
      <w:r w:rsidR="00EB359F">
        <w:t xml:space="preserve">van een proefomgeving </w:t>
      </w:r>
      <w:r w:rsidR="00EC75C0">
        <w:t xml:space="preserve">middels een Europese aanbesteding. </w:t>
      </w:r>
      <w:r w:rsidR="00725244">
        <w:t xml:space="preserve">In de eerste </w:t>
      </w:r>
      <w:r w:rsidR="00B4797C">
        <w:t xml:space="preserve">1,5 </w:t>
      </w:r>
      <w:r w:rsidR="00725244">
        <w:t xml:space="preserve">maand wordt verkend welke functionele componenten geheel of deels beschikbaar zijn. </w:t>
      </w:r>
      <w:r w:rsidR="00916F53">
        <w:t xml:space="preserve">Belangrijke voorwaarde is dat de componenten niet hoeven te worden aangeschaft </w:t>
      </w:r>
      <w:r w:rsidR="00535561">
        <w:t xml:space="preserve">en </w:t>
      </w:r>
      <w:r w:rsidR="00EB359F">
        <w:t xml:space="preserve">dus </w:t>
      </w:r>
      <w:r w:rsidR="00535561">
        <w:t>middels een</w:t>
      </w:r>
      <w:r w:rsidR="00CB37CF">
        <w:t xml:space="preserve"> (onderhandse)</w:t>
      </w:r>
      <w:r w:rsidR="00535561">
        <w:t xml:space="preserve"> aanbesteding moet worden verworven. Dit betekent dat een component al beschikbaar is</w:t>
      </w:r>
      <w:r w:rsidR="00CB37CF">
        <w:t>, bijvoorbeeld bij één van de gemeenten</w:t>
      </w:r>
      <w:r w:rsidR="00535561">
        <w:t xml:space="preserve"> </w:t>
      </w:r>
      <w:r w:rsidR="00116811">
        <w:t xml:space="preserve">of DSO </w:t>
      </w:r>
      <w:r w:rsidR="00535561">
        <w:t>en wellicht</w:t>
      </w:r>
      <w:r w:rsidR="00116811">
        <w:t xml:space="preserve"> alleen</w:t>
      </w:r>
      <w:r w:rsidR="00535561">
        <w:t xml:space="preserve"> moet worden geconfigureerd</w:t>
      </w:r>
      <w:r w:rsidR="00E0015F">
        <w:t xml:space="preserve">, of open-source software is. </w:t>
      </w:r>
    </w:p>
    <w:p w14:paraId="75AE74F1" w14:textId="77777777" w:rsidR="00E0015F" w:rsidRDefault="00E0015F" w:rsidP="003464B4"/>
    <w:p w14:paraId="52420167" w14:textId="266EDC5D" w:rsidR="009004A7" w:rsidRDefault="00116811" w:rsidP="003464B4">
      <w:r>
        <w:t>Daarnaast moet worden bepaald w</w:t>
      </w:r>
      <w:r w:rsidR="00725244">
        <w:t>elke gemeenten of omgevingsdiensten willen fungeren als pilot e</w:t>
      </w:r>
      <w:r w:rsidR="00B4797C">
        <w:t xml:space="preserve">n voor welk deel. </w:t>
      </w:r>
      <w:r w:rsidR="00B6554D">
        <w:t xml:space="preserve">Bij de betreffende gemeenten worden ook indieners gezocht die willen meedoen. </w:t>
      </w:r>
      <w:r w:rsidR="009C4496">
        <w:t>Als de functionele componenten beschikbaar zijn, kan worden gestart met de inrichting</w:t>
      </w:r>
      <w:r w:rsidR="00B66EDC">
        <w:t xml:space="preserve"> conform</w:t>
      </w:r>
      <w:r w:rsidR="00D15EC8">
        <w:t xml:space="preserve"> versie 1 van</w:t>
      </w:r>
      <w:r w:rsidR="00B66EDC">
        <w:t xml:space="preserve"> de afspraak</w:t>
      </w:r>
      <w:r w:rsidR="00D5277A">
        <w:t xml:space="preserve">. De verwachting is dat dit binnen </w:t>
      </w:r>
      <w:r w:rsidR="00C17C89">
        <w:t>3</w:t>
      </w:r>
      <w:r w:rsidR="000A6E4B">
        <w:t xml:space="preserve"> </w:t>
      </w:r>
      <w:r w:rsidR="005B0BE0">
        <w:t xml:space="preserve">a 4 </w:t>
      </w:r>
      <w:r w:rsidR="000A6E4B">
        <w:t>maanden geregeld moet kunnen zijn</w:t>
      </w:r>
      <w:r w:rsidR="00D50233">
        <w:t xml:space="preserve">. Parallel hieraan kunnen afspraken worden gemaakt met de </w:t>
      </w:r>
      <w:proofErr w:type="spellStart"/>
      <w:r w:rsidR="00D50233">
        <w:t>pilotcoordinator</w:t>
      </w:r>
      <w:proofErr w:type="spellEnd"/>
      <w:r w:rsidR="00D50233">
        <w:t xml:space="preserve"> over de aanpak van de pilot</w:t>
      </w:r>
      <w:r w:rsidR="00C17C89">
        <w:t xml:space="preserve">. Dit betekent dat </w:t>
      </w:r>
      <w:r w:rsidR="002F28DB">
        <w:t xml:space="preserve">de pilots kunnen worden gestart </w:t>
      </w:r>
      <w:r w:rsidR="005B0BE0">
        <w:t xml:space="preserve">5 a 6 maanden </w:t>
      </w:r>
      <w:r w:rsidR="008A3254">
        <w:t xml:space="preserve">na start van het project. </w:t>
      </w:r>
    </w:p>
    <w:p w14:paraId="16242433" w14:textId="77777777" w:rsidR="008A3254" w:rsidRDefault="008A3254" w:rsidP="003464B4"/>
    <w:p w14:paraId="64E97349" w14:textId="5303246B" w:rsidR="008A3254" w:rsidRDefault="008A3254" w:rsidP="003464B4">
      <w:r>
        <w:t xml:space="preserve">Eén van de te beantwoorden vragen tijdens de pilot is hoe de </w:t>
      </w:r>
      <w:r w:rsidR="0043111D">
        <w:t xml:space="preserve">beschikbare functionele componenten beschikbaar kunnen worden gesteld aan alle gemeenten? </w:t>
      </w:r>
    </w:p>
    <w:p w14:paraId="3000534B" w14:textId="77777777" w:rsidR="00A00664" w:rsidRDefault="00A00664" w:rsidP="003464B4"/>
    <w:p w14:paraId="5D6A0A34" w14:textId="082D2662" w:rsidR="00A00664" w:rsidRPr="00CE739E" w:rsidRDefault="00CE739E" w:rsidP="003464B4">
      <w:r w:rsidRPr="00CE739E">
        <w:rPr>
          <w:b/>
          <w:bCs/>
        </w:rPr>
        <w:t xml:space="preserve">Doorlooptijd: </w:t>
      </w:r>
      <w:r>
        <w:t>6 maanden</w:t>
      </w:r>
      <w:r w:rsidR="008A2AB1">
        <w:t>.</w:t>
      </w:r>
    </w:p>
    <w:p w14:paraId="1920B716" w14:textId="77777777" w:rsidR="0043111D" w:rsidRDefault="0043111D" w:rsidP="003464B4"/>
    <w:p w14:paraId="3AEF1B21" w14:textId="2AB83C9E" w:rsidR="0043111D" w:rsidRDefault="0043111D" w:rsidP="003464B4">
      <w:r>
        <w:t>Scenario 2</w:t>
      </w:r>
      <w:r w:rsidR="00EC664D">
        <w:t xml:space="preserve"> gaat uit van het verwerven van een proefomgeving waar</w:t>
      </w:r>
      <w:r w:rsidR="008A2AB1">
        <w:t>van</w:t>
      </w:r>
      <w:r w:rsidR="00EC664D">
        <w:t xml:space="preserve"> alle gedefinieerde functionele componenten onderdeel uitmaken. </w:t>
      </w:r>
      <w:r w:rsidR="0004602B">
        <w:t xml:space="preserve">Op dag 1 van het project moet worden gestart met het opstellen van een bestek, waarin versie 1 van de afspraak moet worden meegenomen. Dit betekent dat minimaal 2 a 3 maanden moet worden gewacht voordat </w:t>
      </w:r>
      <w:r w:rsidR="002E6F3E">
        <w:t xml:space="preserve">het bestek uit kan. Het doorlopen van een Europese aanbesteding duurt </w:t>
      </w:r>
      <w:r w:rsidR="00C05815">
        <w:t xml:space="preserve">gemiddeld 2 a 3 maanden na publicatie, afhankelijk van de te doorlopen procedure. </w:t>
      </w:r>
      <w:r w:rsidR="00BF034F">
        <w:t xml:space="preserve">Dit is inclusief de periode waarbinnen beroep kan worden aangetekend door een verliezende partij. </w:t>
      </w:r>
      <w:r w:rsidR="009212F7">
        <w:t xml:space="preserve">Dit betekent dat 6 maanden na start van het project </w:t>
      </w:r>
      <w:proofErr w:type="spellStart"/>
      <w:r w:rsidR="009212F7">
        <w:t>contractering</w:t>
      </w:r>
      <w:proofErr w:type="spellEnd"/>
      <w:r w:rsidR="009212F7">
        <w:t xml:space="preserve"> een feit is en </w:t>
      </w:r>
      <w:r w:rsidR="00B1773B">
        <w:t xml:space="preserve">kan worden begonnen met de vormgeving en inrichting. De doorlooptijd hiervan is afhankelijk van het aanbod van de leverancier. </w:t>
      </w:r>
    </w:p>
    <w:p w14:paraId="60EBABA6" w14:textId="77777777" w:rsidR="00D26D74" w:rsidRDefault="00D26D74" w:rsidP="003464B4"/>
    <w:p w14:paraId="792FEDB4" w14:textId="77777777" w:rsidR="00465A29" w:rsidRDefault="00D26D74" w:rsidP="003464B4">
      <w:pPr>
        <w:rPr>
          <w:rFonts w:eastAsia="Arial"/>
        </w:rPr>
      </w:pPr>
      <w:r>
        <w:t xml:space="preserve">Hier zouden we ook kunnen kiezen voor een getrapte oplevering en start, bijvoorbeeld eerst </w:t>
      </w:r>
      <w:r w:rsidR="006B5DBD" w:rsidRPr="525A7F3A">
        <w:rPr>
          <w:rFonts w:eastAsia="Arial"/>
        </w:rPr>
        <w:t xml:space="preserve">beschikbaar stellen en gebruiken van een validatieservice voor BIM / IFC op basis van een beheerde </w:t>
      </w:r>
      <w:r w:rsidR="006B5DBD" w:rsidRPr="008B5435">
        <w:rPr>
          <w:rFonts w:eastAsia="Arial"/>
        </w:rPr>
        <w:t xml:space="preserve">Information Delivery </w:t>
      </w:r>
      <w:proofErr w:type="spellStart"/>
      <w:r w:rsidR="006B5DBD" w:rsidRPr="008B5435">
        <w:rPr>
          <w:rFonts w:eastAsia="Arial"/>
        </w:rPr>
        <w:t>Specification</w:t>
      </w:r>
      <w:proofErr w:type="spellEnd"/>
      <w:r w:rsidR="006B5DBD" w:rsidRPr="008B5435">
        <w:rPr>
          <w:rFonts w:eastAsia="Arial"/>
        </w:rPr>
        <w:t xml:space="preserve"> </w:t>
      </w:r>
      <w:r w:rsidR="006B5DBD">
        <w:rPr>
          <w:rFonts w:eastAsia="Arial"/>
        </w:rPr>
        <w:t>(</w:t>
      </w:r>
      <w:r w:rsidR="006B5DBD" w:rsidRPr="525A7F3A">
        <w:rPr>
          <w:rFonts w:eastAsia="Arial"/>
        </w:rPr>
        <w:t>IDS</w:t>
      </w:r>
      <w:r w:rsidR="006B5DBD">
        <w:rPr>
          <w:rFonts w:eastAsia="Arial"/>
        </w:rPr>
        <w:t>)</w:t>
      </w:r>
      <w:r w:rsidR="006B5DBD" w:rsidRPr="525A7F3A">
        <w:rPr>
          <w:rFonts w:eastAsia="Arial"/>
        </w:rPr>
        <w:t>.</w:t>
      </w:r>
      <w:r w:rsidR="006B5DBD">
        <w:rPr>
          <w:rFonts w:eastAsia="Arial"/>
        </w:rPr>
        <w:t xml:space="preserve"> Vervolgens het onderdeel </w:t>
      </w:r>
      <w:r w:rsidR="00B510BB" w:rsidRPr="525A7F3A">
        <w:rPr>
          <w:rFonts w:eastAsia="Arial"/>
        </w:rPr>
        <w:t xml:space="preserve">het plaatsen en visualiseren (en hanteren) van een BIM/IFC in een </w:t>
      </w:r>
      <w:proofErr w:type="spellStart"/>
      <w:r w:rsidR="00B510BB" w:rsidRPr="525A7F3A">
        <w:rPr>
          <w:rFonts w:eastAsia="Arial"/>
        </w:rPr>
        <w:t>geo</w:t>
      </w:r>
      <w:proofErr w:type="spellEnd"/>
      <w:r w:rsidR="00B510BB" w:rsidRPr="525A7F3A">
        <w:rPr>
          <w:rFonts w:eastAsia="Arial"/>
        </w:rPr>
        <w:t xml:space="preserve">-omgeving (op basis van standaarden voor delen en uitwisselen van </w:t>
      </w:r>
      <w:proofErr w:type="spellStart"/>
      <w:r w:rsidR="00B510BB" w:rsidRPr="525A7F3A">
        <w:rPr>
          <w:rFonts w:eastAsia="Arial"/>
        </w:rPr>
        <w:t>geo</w:t>
      </w:r>
      <w:proofErr w:type="spellEnd"/>
      <w:r w:rsidR="00B510BB" w:rsidRPr="525A7F3A">
        <w:rPr>
          <w:rFonts w:eastAsia="Arial"/>
        </w:rPr>
        <w:t>-informatie).</w:t>
      </w:r>
      <w:r w:rsidR="001F3907">
        <w:rPr>
          <w:rFonts w:eastAsia="Arial"/>
        </w:rPr>
        <w:t xml:space="preserve"> Dit betekent dat we steeds meer functionaliteit </w:t>
      </w:r>
      <w:proofErr w:type="spellStart"/>
      <w:r w:rsidR="001F3907">
        <w:rPr>
          <w:rFonts w:eastAsia="Arial"/>
        </w:rPr>
        <w:t>beschikbaarstellen</w:t>
      </w:r>
      <w:proofErr w:type="spellEnd"/>
      <w:r w:rsidR="001F3907">
        <w:rPr>
          <w:rFonts w:eastAsia="Arial"/>
        </w:rPr>
        <w:t xml:space="preserve"> dat kan worden beproefd in de pilots. </w:t>
      </w:r>
      <w:r w:rsidR="00031F14">
        <w:rPr>
          <w:rFonts w:eastAsia="Arial"/>
        </w:rPr>
        <w:t xml:space="preserve">Het blijft een inschatting maar het vermoeden is dat we 3 maanden na </w:t>
      </w:r>
      <w:proofErr w:type="spellStart"/>
      <w:r w:rsidR="00031F14">
        <w:rPr>
          <w:rFonts w:eastAsia="Arial"/>
        </w:rPr>
        <w:t>contractering</w:t>
      </w:r>
      <w:proofErr w:type="spellEnd"/>
      <w:r w:rsidR="00031F14">
        <w:rPr>
          <w:rFonts w:eastAsia="Arial"/>
        </w:rPr>
        <w:t xml:space="preserve"> kunnen starten </w:t>
      </w:r>
      <w:r w:rsidR="00465A29">
        <w:rPr>
          <w:rFonts w:eastAsia="Arial"/>
        </w:rPr>
        <w:t xml:space="preserve">met de eerste pilots. </w:t>
      </w:r>
      <w:commentRangeStart w:id="55"/>
      <w:r w:rsidR="00465A29" w:rsidRPr="00465A29">
        <w:rPr>
          <w:rFonts w:eastAsia="Arial"/>
          <w:highlight w:val="yellow"/>
        </w:rPr>
        <w:t xml:space="preserve">Wordt dit vermoeden gedeeld door de </w:t>
      </w:r>
      <w:proofErr w:type="spellStart"/>
      <w:r w:rsidR="00465A29" w:rsidRPr="00465A29">
        <w:rPr>
          <w:rFonts w:eastAsia="Arial"/>
          <w:highlight w:val="yellow"/>
        </w:rPr>
        <w:t>reviewers</w:t>
      </w:r>
      <w:proofErr w:type="spellEnd"/>
      <w:r w:rsidR="00465A29" w:rsidRPr="00465A29">
        <w:rPr>
          <w:rFonts w:eastAsia="Arial"/>
          <w:highlight w:val="yellow"/>
        </w:rPr>
        <w:t>?</w:t>
      </w:r>
      <w:commentRangeEnd w:id="55"/>
      <w:r w:rsidR="00465531">
        <w:rPr>
          <w:rStyle w:val="Verwijzingopmerking"/>
        </w:rPr>
        <w:commentReference w:id="55"/>
      </w:r>
    </w:p>
    <w:p w14:paraId="41CC1351" w14:textId="77777777" w:rsidR="00465A29" w:rsidRDefault="00465A29" w:rsidP="003464B4">
      <w:pPr>
        <w:rPr>
          <w:rFonts w:eastAsia="Arial"/>
        </w:rPr>
      </w:pPr>
    </w:p>
    <w:p w14:paraId="11F859EF" w14:textId="307E14D0" w:rsidR="008F54C9" w:rsidRDefault="004B23A6" w:rsidP="003464B4">
      <w:pPr>
        <w:rPr>
          <w:rFonts w:eastAsia="Arial"/>
        </w:rPr>
      </w:pPr>
      <w:r>
        <w:rPr>
          <w:rFonts w:eastAsia="Arial"/>
        </w:rPr>
        <w:t xml:space="preserve">Dit betekent dus dan 9 maanden na de start van het project de eerste pilot kan starten. Om nog in 2025 te kunnen starten zal dus </w:t>
      </w:r>
      <w:r w:rsidR="00C20AC6">
        <w:rPr>
          <w:rFonts w:eastAsia="Arial"/>
        </w:rPr>
        <w:t>het projectteam medio maart 2025 moeten kunnen beginnen</w:t>
      </w:r>
      <w:r w:rsidR="004F1AC0">
        <w:rPr>
          <w:rFonts w:eastAsia="Arial"/>
        </w:rPr>
        <w:t>, dat lijkt niet haalbaar</w:t>
      </w:r>
      <w:r w:rsidR="00C20AC6">
        <w:rPr>
          <w:rFonts w:eastAsia="Arial"/>
        </w:rPr>
        <w:t>.</w:t>
      </w:r>
      <w:r w:rsidR="008F54C9">
        <w:rPr>
          <w:rFonts w:eastAsia="Arial"/>
        </w:rPr>
        <w:t xml:space="preserve"> </w:t>
      </w:r>
    </w:p>
    <w:p w14:paraId="59CACC8D" w14:textId="77777777" w:rsidR="00CE739E" w:rsidRDefault="00CE739E" w:rsidP="003464B4">
      <w:pPr>
        <w:rPr>
          <w:rFonts w:eastAsia="Arial"/>
        </w:rPr>
      </w:pPr>
    </w:p>
    <w:p w14:paraId="6DCA7AA1" w14:textId="0BB06429" w:rsidR="00CE739E" w:rsidRDefault="00CE739E" w:rsidP="003464B4">
      <w:pPr>
        <w:rPr>
          <w:rFonts w:eastAsia="Arial"/>
        </w:rPr>
      </w:pPr>
      <w:r w:rsidRPr="00CE739E">
        <w:rPr>
          <w:rFonts w:eastAsia="Arial"/>
          <w:b/>
          <w:bCs/>
        </w:rPr>
        <w:t>Doorlooptijd:</w:t>
      </w:r>
      <w:r>
        <w:rPr>
          <w:rFonts w:eastAsia="Arial"/>
        </w:rPr>
        <w:t xml:space="preserve"> 9 maanden</w:t>
      </w:r>
    </w:p>
    <w:p w14:paraId="0C36EE52" w14:textId="77777777" w:rsidR="008F54C9" w:rsidRDefault="008F54C9" w:rsidP="003464B4">
      <w:pPr>
        <w:rPr>
          <w:rFonts w:eastAsia="Arial"/>
        </w:rPr>
      </w:pPr>
    </w:p>
    <w:p w14:paraId="1A7E8EE7" w14:textId="03E466B8" w:rsidR="00F509C2" w:rsidRDefault="008F54C9" w:rsidP="003464B4">
      <w:pPr>
        <w:rPr>
          <w:rFonts w:eastAsia="Arial"/>
        </w:rPr>
      </w:pPr>
      <w:r>
        <w:rPr>
          <w:rFonts w:eastAsia="Arial"/>
        </w:rPr>
        <w:t xml:space="preserve">Wellicht dat er nog een derde mogelijkheid is, die vernemen we dan graag. </w:t>
      </w:r>
    </w:p>
    <w:p w14:paraId="3D72806C" w14:textId="77777777" w:rsidR="008F54C9" w:rsidRDefault="008F54C9" w:rsidP="003464B4">
      <w:pPr>
        <w:rPr>
          <w:rFonts w:eastAsia="Arial"/>
        </w:rPr>
      </w:pPr>
    </w:p>
    <w:p w14:paraId="06F78BD9" w14:textId="6C6657DC" w:rsidR="008F54C9" w:rsidRDefault="003B0AB4" w:rsidP="003464B4">
      <w:pPr>
        <w:rPr>
          <w:rFonts w:eastAsia="Arial"/>
          <w:b/>
          <w:bCs/>
        </w:rPr>
      </w:pPr>
      <w:r>
        <w:rPr>
          <w:rFonts w:eastAsia="Arial"/>
          <w:b/>
          <w:bCs/>
        </w:rPr>
        <w:t>5 pilotgemeenten</w:t>
      </w:r>
    </w:p>
    <w:p w14:paraId="68C354B7" w14:textId="5570EFE7" w:rsidR="003B0AB4" w:rsidRDefault="003B0AB4" w:rsidP="003464B4">
      <w:pPr>
        <w:rPr>
          <w:rFonts w:eastAsia="Arial"/>
        </w:rPr>
      </w:pPr>
      <w:r>
        <w:rPr>
          <w:rFonts w:eastAsia="Arial"/>
        </w:rPr>
        <w:lastRenderedPageBreak/>
        <w:t xml:space="preserve">Het project zal 5 pilotgemeenten of omgevingsdiensten bereid moeten vinden om mee te doen aan een pilot. </w:t>
      </w:r>
      <w:r w:rsidR="00D2236A">
        <w:rPr>
          <w:rFonts w:eastAsia="Arial"/>
        </w:rPr>
        <w:t xml:space="preserve">Hiervoor moeten wij </w:t>
      </w:r>
      <w:r w:rsidR="004F2F14">
        <w:rPr>
          <w:rFonts w:eastAsia="Arial"/>
        </w:rPr>
        <w:t xml:space="preserve">de </w:t>
      </w:r>
      <w:r w:rsidR="00D2236A">
        <w:rPr>
          <w:rFonts w:eastAsia="Arial"/>
        </w:rPr>
        <w:t xml:space="preserve">gemeenten </w:t>
      </w:r>
      <w:r w:rsidR="004F2F14">
        <w:rPr>
          <w:rFonts w:eastAsia="Arial"/>
        </w:rPr>
        <w:t xml:space="preserve">en omgevingsdiensten </w:t>
      </w:r>
      <w:r w:rsidR="00D2236A">
        <w:rPr>
          <w:rFonts w:eastAsia="Arial"/>
        </w:rPr>
        <w:t>verleiden. Hierbij is het belangrijk niet te veel drempels op te werpen</w:t>
      </w:r>
      <w:r w:rsidR="004F2F14">
        <w:rPr>
          <w:rFonts w:eastAsia="Arial"/>
        </w:rPr>
        <w:t xml:space="preserve"> voor gemeenten. Dus geen financiële kosten anders dan het leveren van capaciteit. </w:t>
      </w:r>
      <w:r w:rsidR="00B56DE5">
        <w:rPr>
          <w:rFonts w:eastAsia="Arial"/>
        </w:rPr>
        <w:t xml:space="preserve">De casus van de gemeente Rotterdam in combinatie met het PID </w:t>
      </w:r>
      <w:r w:rsidR="00C079D7">
        <w:rPr>
          <w:rFonts w:eastAsia="Arial"/>
        </w:rPr>
        <w:t xml:space="preserve">met daarin de aanpak, moet voldoende zijn om meerdere gemeenten en omgevingsdiensten te enthousiasmeren. Gemeente Rotterdam doet sowieso mee, ook is de verwachting dat de gemeente Den Haag zal participeren. De gemeente Delft heeft zich </w:t>
      </w:r>
      <w:r w:rsidR="000A4C67">
        <w:rPr>
          <w:rFonts w:eastAsia="Arial"/>
        </w:rPr>
        <w:t>ook</w:t>
      </w:r>
      <w:r w:rsidR="00C079D7">
        <w:rPr>
          <w:rFonts w:eastAsia="Arial"/>
        </w:rPr>
        <w:t xml:space="preserve"> gemeld</w:t>
      </w:r>
      <w:r w:rsidR="00164B7E">
        <w:rPr>
          <w:rFonts w:eastAsia="Arial"/>
        </w:rPr>
        <w:t xml:space="preserve">. </w:t>
      </w:r>
    </w:p>
    <w:p w14:paraId="0FE74E1B" w14:textId="77777777" w:rsidR="00164B7E" w:rsidRDefault="00164B7E" w:rsidP="003464B4">
      <w:pPr>
        <w:rPr>
          <w:rFonts w:eastAsia="Arial"/>
        </w:rPr>
      </w:pPr>
    </w:p>
    <w:p w14:paraId="637977FF" w14:textId="2AEA1C7B" w:rsidR="00164B7E" w:rsidRDefault="00164B7E" w:rsidP="003464B4">
      <w:pPr>
        <w:rPr>
          <w:rFonts w:eastAsia="Arial"/>
        </w:rPr>
      </w:pPr>
      <w:r>
        <w:rPr>
          <w:rFonts w:eastAsia="Arial"/>
        </w:rPr>
        <w:t>Tijdens een bijeenkomst over het duurzaam opslaan/archiveren van BIM modellen op initiatief van de gemeente Amsterdam, waren verschillende enthousiaste gemeenten aanwezig</w:t>
      </w:r>
      <w:r w:rsidR="00BE703C">
        <w:rPr>
          <w:rFonts w:eastAsia="Arial"/>
        </w:rPr>
        <w:t xml:space="preserve">, zoals Amsterdam, Apeldoorn en Tilburg. Daarnaast zijn er 10 koplopers </w:t>
      </w:r>
      <w:r w:rsidR="00DE241C">
        <w:rPr>
          <w:rFonts w:eastAsia="Arial"/>
        </w:rPr>
        <w:t xml:space="preserve">gedefinieerd en wellicht al geworven voor Beleidsmaatregel 9. Waarschijnlijk hebben deze gemeenten ook belangstelling. </w:t>
      </w:r>
    </w:p>
    <w:p w14:paraId="695491D5" w14:textId="77777777" w:rsidR="00AE75E7" w:rsidRDefault="00AE75E7" w:rsidP="003464B4">
      <w:pPr>
        <w:rPr>
          <w:rFonts w:eastAsia="Arial"/>
        </w:rPr>
      </w:pPr>
    </w:p>
    <w:p w14:paraId="42F8FB6F" w14:textId="4EFD6CB9" w:rsidR="00721129" w:rsidRDefault="00AE75E7" w:rsidP="003464B4">
      <w:pPr>
        <w:rPr>
          <w:rFonts w:eastAsia="Arial"/>
        </w:rPr>
      </w:pPr>
      <w:r>
        <w:rPr>
          <w:rFonts w:eastAsia="Arial"/>
        </w:rPr>
        <w:t xml:space="preserve">Deze activiteit kan ook al worden gestart voordat het PID definitief is goedgekeurd. </w:t>
      </w:r>
      <w:r w:rsidR="00094613">
        <w:rPr>
          <w:rFonts w:eastAsia="Arial"/>
        </w:rPr>
        <w:t xml:space="preserve">Belangrijk is dat we uiterlijk 2 maanden na de start van het project </w:t>
      </w:r>
      <w:r w:rsidR="00BC645F">
        <w:rPr>
          <w:rFonts w:eastAsia="Arial"/>
        </w:rPr>
        <w:t>5 gemeenten of omgevingsdiensten aan boord hebben. Deze activiteit zal met name inspann</w:t>
      </w:r>
      <w:r w:rsidR="00C17311">
        <w:rPr>
          <w:rFonts w:eastAsia="Arial"/>
        </w:rPr>
        <w:t>ing</w:t>
      </w:r>
      <w:r w:rsidR="00BC645F">
        <w:rPr>
          <w:rFonts w:eastAsia="Arial"/>
        </w:rPr>
        <w:t xml:space="preserve"> vergen van de projectleider en betrokkenen tot nu toe en met name </w:t>
      </w:r>
      <w:r w:rsidR="00CA5771">
        <w:rPr>
          <w:rFonts w:eastAsia="Arial"/>
        </w:rPr>
        <w:t xml:space="preserve">vertegenwoordiging vanuit de gemeente Rotterdam, in de persoon van Rolf Jonker, die enthousiast kan vertellen over de casus Rotterdam. </w:t>
      </w:r>
    </w:p>
    <w:p w14:paraId="015F0300" w14:textId="77777777" w:rsidR="00721129" w:rsidRDefault="00721129" w:rsidP="003464B4">
      <w:pPr>
        <w:rPr>
          <w:rFonts w:eastAsia="Arial"/>
        </w:rPr>
      </w:pPr>
    </w:p>
    <w:p w14:paraId="71687BBF" w14:textId="43CF4024" w:rsidR="00AE75E7" w:rsidRDefault="00CE739E" w:rsidP="003464B4">
      <w:pPr>
        <w:rPr>
          <w:rFonts w:eastAsia="Arial"/>
        </w:rPr>
      </w:pPr>
      <w:r w:rsidRPr="00CE739E">
        <w:rPr>
          <w:rFonts w:eastAsia="Arial"/>
          <w:b/>
          <w:bCs/>
        </w:rPr>
        <w:t>Doorlooptijd:</w:t>
      </w:r>
      <w:r>
        <w:rPr>
          <w:rFonts w:eastAsia="Arial"/>
        </w:rPr>
        <w:t xml:space="preserve"> </w:t>
      </w:r>
      <w:r w:rsidR="00DF5AC2">
        <w:rPr>
          <w:rFonts w:eastAsia="Arial"/>
        </w:rPr>
        <w:t xml:space="preserve">verwerven </w:t>
      </w:r>
      <w:r>
        <w:rPr>
          <w:rFonts w:eastAsia="Arial"/>
        </w:rPr>
        <w:t>2 maanden</w:t>
      </w:r>
      <w:r w:rsidR="00BC645F">
        <w:rPr>
          <w:rFonts w:eastAsia="Arial"/>
        </w:rPr>
        <w:t xml:space="preserve"> </w:t>
      </w:r>
    </w:p>
    <w:p w14:paraId="2853B425" w14:textId="77777777" w:rsidR="00DF5AC2" w:rsidRDefault="00DF5AC2" w:rsidP="003464B4">
      <w:pPr>
        <w:rPr>
          <w:rFonts w:eastAsia="Arial"/>
        </w:rPr>
      </w:pPr>
    </w:p>
    <w:p w14:paraId="6B5583DD" w14:textId="74A7774E" w:rsidR="00DF5AC2" w:rsidRDefault="00DF5AC2" w:rsidP="003464B4">
      <w:pPr>
        <w:rPr>
          <w:rFonts w:eastAsia="Arial"/>
        </w:rPr>
      </w:pPr>
      <w:r w:rsidRPr="00EB436F">
        <w:rPr>
          <w:rFonts w:eastAsia="Arial"/>
          <w:b/>
          <w:bCs/>
        </w:rPr>
        <w:t xml:space="preserve">Doorlooptijd </w:t>
      </w:r>
      <w:r w:rsidR="008A53EC" w:rsidRPr="00EB436F">
        <w:rPr>
          <w:rFonts w:eastAsia="Arial"/>
          <w:b/>
          <w:bCs/>
        </w:rPr>
        <w:t xml:space="preserve">voorbereiden </w:t>
      </w:r>
      <w:r w:rsidRPr="00EB436F">
        <w:rPr>
          <w:rFonts w:eastAsia="Arial"/>
          <w:b/>
          <w:bCs/>
        </w:rPr>
        <w:t>pilots:</w:t>
      </w:r>
      <w:r w:rsidR="008A53EC">
        <w:rPr>
          <w:rFonts w:eastAsia="Arial"/>
        </w:rPr>
        <w:t xml:space="preserve"> </w:t>
      </w:r>
      <w:r w:rsidR="00EB436F">
        <w:rPr>
          <w:rFonts w:eastAsia="Arial"/>
        </w:rPr>
        <w:t>3 maanden voor start pilot</w:t>
      </w:r>
      <w:r>
        <w:rPr>
          <w:rFonts w:eastAsia="Arial"/>
        </w:rPr>
        <w:t xml:space="preserve"> </w:t>
      </w:r>
    </w:p>
    <w:p w14:paraId="5CBF2556" w14:textId="77777777" w:rsidR="00CE739E" w:rsidRDefault="00CE739E" w:rsidP="003464B4">
      <w:pPr>
        <w:rPr>
          <w:rFonts w:eastAsia="Arial"/>
        </w:rPr>
      </w:pPr>
    </w:p>
    <w:p w14:paraId="1E9CB562" w14:textId="3B4F550D" w:rsidR="00EB436F" w:rsidRDefault="00EB436F" w:rsidP="003464B4">
      <w:pPr>
        <w:rPr>
          <w:rFonts w:eastAsia="Arial"/>
        </w:rPr>
      </w:pPr>
      <w:r w:rsidRPr="00EB436F">
        <w:rPr>
          <w:rFonts w:eastAsia="Arial"/>
          <w:b/>
          <w:bCs/>
        </w:rPr>
        <w:t>Doorlooptijd pilots:</w:t>
      </w:r>
      <w:r>
        <w:rPr>
          <w:rFonts w:eastAsia="Arial"/>
        </w:rPr>
        <w:t xml:space="preserve"> 3 maanden</w:t>
      </w:r>
    </w:p>
    <w:p w14:paraId="52B13838" w14:textId="77777777" w:rsidR="00CE739E" w:rsidRPr="003B0AB4" w:rsidRDefault="00CE739E" w:rsidP="003464B4"/>
    <w:p w14:paraId="2244F507" w14:textId="77777777" w:rsidR="005D17D4" w:rsidRDefault="005D17D4" w:rsidP="003464B4">
      <w:pPr>
        <w:rPr>
          <w:b/>
          <w:bCs/>
        </w:rPr>
      </w:pPr>
    </w:p>
    <w:p w14:paraId="1EDBE658" w14:textId="5BBAA47B" w:rsidR="00746EDF" w:rsidRDefault="00746EDF" w:rsidP="003464B4">
      <w:pPr>
        <w:rPr>
          <w:b/>
          <w:bCs/>
        </w:rPr>
      </w:pPr>
      <w:r>
        <w:rPr>
          <w:b/>
          <w:bCs/>
        </w:rPr>
        <w:t>Onderzoek implementatie ondersteuning voor gemeenten</w:t>
      </w:r>
    </w:p>
    <w:p w14:paraId="50778AFA" w14:textId="77777777" w:rsidR="00FC4C33" w:rsidRDefault="00746EDF" w:rsidP="003464B4">
      <w:r>
        <w:t xml:space="preserve">Op dag 1 van het project kan worden gestart met het onderzoek. </w:t>
      </w:r>
      <w:r w:rsidR="0093240C">
        <w:t xml:space="preserve">In eerste instantie richt het onderzoek zich vooral op de ervaring van de gemeente Rotterdam, vervolgens </w:t>
      </w:r>
      <w:r w:rsidR="00641941">
        <w:t xml:space="preserve">wordt op basis van </w:t>
      </w:r>
      <w:r w:rsidR="00984FA9">
        <w:t xml:space="preserve">versie 1 van </w:t>
      </w:r>
      <w:r w:rsidR="00641941">
        <w:t xml:space="preserve">de afspraak en de verwachte pilots een onderzoek gedaan bij de participerende gemeenten op basis van </w:t>
      </w:r>
      <w:r w:rsidR="0005391B">
        <w:t>de ervaring die is opgetekend bij de gemeente Rotterdam</w:t>
      </w:r>
      <w:r w:rsidR="00984FA9">
        <w:t>;</w:t>
      </w:r>
      <w:r w:rsidR="0005391B">
        <w:t xml:space="preserve"> een zogenaamde fit-gap analyse</w:t>
      </w:r>
      <w:r w:rsidR="00984FA9">
        <w:t>. De fit-gap analyse</w:t>
      </w:r>
      <w:r w:rsidR="005E4F25">
        <w:t xml:space="preserve"> </w:t>
      </w:r>
      <w:r w:rsidR="00984FA9">
        <w:t xml:space="preserve">is </w:t>
      </w:r>
      <w:r w:rsidR="005E4F25">
        <w:t xml:space="preserve">vooral gericht is op de </w:t>
      </w:r>
      <w:r w:rsidR="00984FA9">
        <w:t>verandering van de werkwijze voor de medewerkers</w:t>
      </w:r>
      <w:r w:rsidR="005E4F25">
        <w:t xml:space="preserve"> en verkrijgen van draagvlak</w:t>
      </w:r>
      <w:r w:rsidR="0005391B">
        <w:t>.</w:t>
      </w:r>
      <w:r w:rsidR="00915E4A">
        <w:t xml:space="preserve"> Vervolgens moet worden bepaald welke ondersteuning nodig is en moet deze worden geregeld. </w:t>
      </w:r>
    </w:p>
    <w:p w14:paraId="5D4EE782" w14:textId="77777777" w:rsidR="00FC4C33" w:rsidRDefault="00FC4C33" w:rsidP="003464B4"/>
    <w:p w14:paraId="2004512D" w14:textId="07BADB9F" w:rsidR="00FC4C33" w:rsidRDefault="00FC4C33" w:rsidP="003464B4">
      <w:r>
        <w:t xml:space="preserve">Tijdens de pilots loopt het onderzoek door en wordt een herijking gedaan op basis van hetgeen geleerd wordt tijdens de pilots. </w:t>
      </w:r>
    </w:p>
    <w:p w14:paraId="5A410119" w14:textId="77777777" w:rsidR="00FC4C33" w:rsidRDefault="00FC4C33" w:rsidP="003464B4"/>
    <w:p w14:paraId="03B4071B" w14:textId="59154ACB" w:rsidR="00746EDF" w:rsidRDefault="00FC4C33" w:rsidP="003464B4">
      <w:r w:rsidRPr="003515E7">
        <w:rPr>
          <w:b/>
          <w:bCs/>
        </w:rPr>
        <w:t>Doorlooptijd scenario 1</w:t>
      </w:r>
      <w:r>
        <w:t xml:space="preserve">: eerste oplevering </w:t>
      </w:r>
      <w:r w:rsidR="003515E7">
        <w:t xml:space="preserve">na 5 maanden, twee oplevering na pilots dus na 10 maanden. </w:t>
      </w:r>
      <w:r w:rsidR="0005391B">
        <w:t xml:space="preserve"> </w:t>
      </w:r>
    </w:p>
    <w:p w14:paraId="463E8DFB" w14:textId="77777777" w:rsidR="003515E7" w:rsidRDefault="003515E7" w:rsidP="003464B4"/>
    <w:p w14:paraId="04566FEE" w14:textId="3F497A59" w:rsidR="003515E7" w:rsidRPr="000D2F4C" w:rsidRDefault="003515E7" w:rsidP="003464B4">
      <w:r w:rsidRPr="000D2F4C">
        <w:rPr>
          <w:b/>
          <w:bCs/>
        </w:rPr>
        <w:t>Doorlooptijd scen</w:t>
      </w:r>
      <w:r w:rsidR="000D2F4C" w:rsidRPr="000D2F4C">
        <w:rPr>
          <w:b/>
          <w:bCs/>
        </w:rPr>
        <w:t xml:space="preserve">ario 2: </w:t>
      </w:r>
      <w:r w:rsidR="000D2F4C">
        <w:t xml:space="preserve">eerste oplevering na 7 maanden, tweede oplevering </w:t>
      </w:r>
      <w:r w:rsidR="007B4E90">
        <w:t xml:space="preserve">na pilots dus na 13 maanden. </w:t>
      </w:r>
    </w:p>
    <w:p w14:paraId="7950CCB6" w14:textId="77777777" w:rsidR="00746EDF" w:rsidRDefault="00746EDF" w:rsidP="003464B4">
      <w:pPr>
        <w:rPr>
          <w:b/>
          <w:bCs/>
        </w:rPr>
      </w:pPr>
    </w:p>
    <w:p w14:paraId="0D673E55" w14:textId="77777777" w:rsidR="00746EDF" w:rsidRDefault="00746EDF" w:rsidP="003464B4">
      <w:pPr>
        <w:rPr>
          <w:b/>
          <w:bCs/>
        </w:rPr>
      </w:pPr>
    </w:p>
    <w:p w14:paraId="6EA335DF" w14:textId="2BCA5D3A" w:rsidR="00F509C2" w:rsidRDefault="00EB436F" w:rsidP="003464B4">
      <w:pPr>
        <w:rPr>
          <w:b/>
          <w:bCs/>
        </w:rPr>
      </w:pPr>
      <w:r>
        <w:rPr>
          <w:b/>
          <w:bCs/>
        </w:rPr>
        <w:t>Onderzoek DSO</w:t>
      </w:r>
    </w:p>
    <w:p w14:paraId="3820BCD4" w14:textId="57B70375" w:rsidR="00EB436F" w:rsidRDefault="00FE1914" w:rsidP="003464B4">
      <w:r>
        <w:t xml:space="preserve">Op </w:t>
      </w:r>
      <w:r w:rsidR="00407C73">
        <w:t>dag 1 van het project</w:t>
      </w:r>
      <w:r>
        <w:t xml:space="preserve"> kan worden begonnen met het uitvoeren van het onderzoek naar de rol en mogelijkheden</w:t>
      </w:r>
      <w:r w:rsidR="00407C73">
        <w:t xml:space="preserve"> van het omgevingsloket DSO. In de voorbereiding om te komen tot een</w:t>
      </w:r>
      <w:r w:rsidR="00751BBC">
        <w:t xml:space="preserve"> PID is hier relatief weinig onderzoek naar gedaan. Pas als de eerste versie van </w:t>
      </w:r>
      <w:r w:rsidR="007E21D1">
        <w:t xml:space="preserve">de afspraak er is kan het onderzoek gedegen worden afgerond. </w:t>
      </w:r>
    </w:p>
    <w:p w14:paraId="349188DC" w14:textId="77777777" w:rsidR="007E21D1" w:rsidRDefault="007E21D1" w:rsidP="003464B4"/>
    <w:p w14:paraId="77474218" w14:textId="432B3057" w:rsidR="007E21D1" w:rsidRDefault="007E21D1" w:rsidP="003464B4">
      <w:r w:rsidRPr="007E21D1">
        <w:rPr>
          <w:b/>
          <w:bCs/>
        </w:rPr>
        <w:t xml:space="preserve">Doorlooptijd: </w:t>
      </w:r>
      <w:r>
        <w:t xml:space="preserve">5 maanden, daarna bijstelling op basis van nieuwe inzichten. </w:t>
      </w:r>
    </w:p>
    <w:p w14:paraId="3BDA9F37" w14:textId="77777777" w:rsidR="007E21D1" w:rsidRDefault="007E21D1" w:rsidP="003464B4"/>
    <w:p w14:paraId="1832D405" w14:textId="05CD6CD0" w:rsidR="007E21D1" w:rsidRPr="007B4E90" w:rsidRDefault="007B4E90" w:rsidP="003464B4">
      <w:pPr>
        <w:rPr>
          <w:b/>
          <w:bCs/>
        </w:rPr>
      </w:pPr>
      <w:r w:rsidRPr="007B4E90">
        <w:rPr>
          <w:b/>
          <w:bCs/>
        </w:rPr>
        <w:t>Klankbor</w:t>
      </w:r>
      <w:r w:rsidR="009010AA">
        <w:rPr>
          <w:b/>
          <w:bCs/>
        </w:rPr>
        <w:t>d</w:t>
      </w:r>
      <w:r w:rsidRPr="007B4E90">
        <w:rPr>
          <w:b/>
          <w:bCs/>
        </w:rPr>
        <w:t>groepen</w:t>
      </w:r>
    </w:p>
    <w:p w14:paraId="42EF071F" w14:textId="77777777" w:rsidR="00647ACD" w:rsidRDefault="00FC1E91" w:rsidP="003464B4">
      <w:r>
        <w:t>Er worden verschillende klankbordgroepen in het leveren geroepen. Eén voor gemeenten en omgevingsdiensten, één voor leveranciers</w:t>
      </w:r>
      <w:r w:rsidR="004E2E44">
        <w:t xml:space="preserve"> en één voor indieners van vergunningen. Nog te overwegen valt om de klankbordgroepen van gemeenten en indieners samen te voegen. </w:t>
      </w:r>
      <w:r w:rsidR="00192A3C">
        <w:t xml:space="preserve">Deze klankbordgroepen kunnen vanaf dag 1 van het project worden gestart. In eerste instantie door het werven van leden. Binnen 3 maanden moet de eerste klankbordgroep bijeenkomst een feit zijn. </w:t>
      </w:r>
      <w:r w:rsidR="00647ACD">
        <w:t xml:space="preserve">Vervolgens komt de klankbordgroep periodiek bij elkaar. Zie hoofdstuk 4. </w:t>
      </w:r>
    </w:p>
    <w:p w14:paraId="450C9C6C" w14:textId="77777777" w:rsidR="00647ACD" w:rsidRDefault="00647ACD" w:rsidP="003464B4"/>
    <w:p w14:paraId="204B4BFD" w14:textId="3B040D90" w:rsidR="007E21D1" w:rsidRDefault="00647ACD" w:rsidP="003464B4">
      <w:r w:rsidRPr="00647ACD">
        <w:rPr>
          <w:b/>
          <w:bCs/>
        </w:rPr>
        <w:t xml:space="preserve">Doorlooptijd tot eerste bijeenkomst:  </w:t>
      </w:r>
      <w:r w:rsidR="00824F4C">
        <w:t xml:space="preserve">3 maanden, daarna terugkerend. </w:t>
      </w:r>
    </w:p>
    <w:p w14:paraId="1A2E4F27" w14:textId="77777777" w:rsidR="00824F4C" w:rsidRDefault="00824F4C" w:rsidP="003464B4"/>
    <w:p w14:paraId="169FE256" w14:textId="77777777" w:rsidR="005D17D4" w:rsidRDefault="005D17D4" w:rsidP="003464B4">
      <w:pPr>
        <w:rPr>
          <w:b/>
          <w:bCs/>
        </w:rPr>
      </w:pPr>
    </w:p>
    <w:p w14:paraId="62B44048" w14:textId="4A78C810" w:rsidR="00824F4C" w:rsidRDefault="00824F4C" w:rsidP="003464B4">
      <w:pPr>
        <w:rPr>
          <w:b/>
          <w:bCs/>
        </w:rPr>
      </w:pPr>
      <w:r>
        <w:rPr>
          <w:b/>
          <w:bCs/>
        </w:rPr>
        <w:t>15 nieuwe pilotgemeenten</w:t>
      </w:r>
    </w:p>
    <w:p w14:paraId="0F262D84" w14:textId="2DFA2A85" w:rsidR="00824F4C" w:rsidRDefault="00824F4C" w:rsidP="003464B4">
      <w:r>
        <w:lastRenderedPageBreak/>
        <w:t>In 2026 moeten opnieuw 15 gemeenten als pilot fungeren. De 5 gemeenten die een succesvolle pilot achter de rug hebben, kunnen besluiten om in pro</w:t>
      </w:r>
      <w:r w:rsidR="006F1547">
        <w:t xml:space="preserve">ductie te gaan met de beproefde functionele componenten. Het projectteam en de mogelijke leverancier(s) bieden daar ondersteuning bij. </w:t>
      </w:r>
      <w:r w:rsidR="00245379">
        <w:t xml:space="preserve">Dit valt allemaal in 2026 en zal meegenomen worden in het PID van 2026 en 2027. </w:t>
      </w:r>
    </w:p>
    <w:p w14:paraId="73AB371D" w14:textId="77777777" w:rsidR="00B62673" w:rsidRDefault="00B62673" w:rsidP="003464B4"/>
    <w:p w14:paraId="45F6C6C0" w14:textId="7826980D" w:rsidR="00B62673" w:rsidRDefault="00B62673" w:rsidP="003464B4">
      <w:r>
        <w:t xml:space="preserve">Hopelijk gaan veel gemeenten participeren in de klankbordgroep en zullen zij </w:t>
      </w:r>
      <w:r w:rsidR="00BD7437">
        <w:t>ook als pilotgemeente fungeren</w:t>
      </w:r>
      <w:r w:rsidR="00B54A44">
        <w:t>. Bij succesvolle pilots in 2025 kan het aantal wel eens hoger liggen dan 15. Het projectteam behoud zich het recht voor om niet meer dan 15 pilotgemeenten toe te staan, mocht de belasting voor het projectteam onevenredig groot worden als hier meer gemeenten</w:t>
      </w:r>
      <w:r w:rsidR="00F45375">
        <w:t xml:space="preserve"> of omgevingsdiensten</w:t>
      </w:r>
      <w:r w:rsidR="00B54A44">
        <w:t xml:space="preserve"> bij komen. </w:t>
      </w:r>
    </w:p>
    <w:p w14:paraId="5CA47FAE" w14:textId="77777777" w:rsidR="005F1D17" w:rsidRDefault="005F1D17" w:rsidP="003464B4"/>
    <w:p w14:paraId="33F75E99" w14:textId="5106C035" w:rsidR="005F1D17" w:rsidRPr="00824F4C" w:rsidRDefault="005F1D17" w:rsidP="003464B4">
      <w:r w:rsidRPr="007337D4">
        <w:rPr>
          <w:b/>
          <w:bCs/>
        </w:rPr>
        <w:t>Doorlooptijd:</w:t>
      </w:r>
      <w:r>
        <w:t xml:space="preserve"> voor het eind van 2025 moeten we 15 nieuwe gemeenten</w:t>
      </w:r>
      <w:r w:rsidR="00F45375">
        <w:t xml:space="preserve"> of omgevingsdiensten</w:t>
      </w:r>
      <w:r>
        <w:t xml:space="preserve"> hebben. </w:t>
      </w:r>
      <w:r w:rsidR="007337D4">
        <w:t xml:space="preserve">Doorlooptijd dus afhankelijk van startmoment project. </w:t>
      </w:r>
    </w:p>
    <w:p w14:paraId="7215E518" w14:textId="77777777" w:rsidR="007E21D1" w:rsidRDefault="007E21D1" w:rsidP="003464B4"/>
    <w:p w14:paraId="43292C8E" w14:textId="77777777" w:rsidR="00323D5E" w:rsidRDefault="00323D5E" w:rsidP="003464B4">
      <w:pPr>
        <w:rPr>
          <w:b/>
          <w:bCs/>
        </w:rPr>
      </w:pPr>
    </w:p>
    <w:p w14:paraId="712871DD" w14:textId="10E1D807" w:rsidR="007337D4" w:rsidRPr="007337D4" w:rsidRDefault="007337D4" w:rsidP="003464B4">
      <w:pPr>
        <w:rPr>
          <w:b/>
          <w:bCs/>
        </w:rPr>
      </w:pPr>
      <w:r w:rsidRPr="007337D4">
        <w:rPr>
          <w:b/>
          <w:bCs/>
        </w:rPr>
        <w:t>Het PID voor 2026 en 2027</w:t>
      </w:r>
    </w:p>
    <w:p w14:paraId="089E3C98" w14:textId="14A48757" w:rsidR="007E21D1" w:rsidRDefault="007337D4" w:rsidP="003464B4">
      <w:r>
        <w:t xml:space="preserve">Het </w:t>
      </w:r>
      <w:r w:rsidR="007118B4">
        <w:t xml:space="preserve">huidige </w:t>
      </w:r>
      <w:r>
        <w:t xml:space="preserve">PID beperkt zich tot </w:t>
      </w:r>
      <w:r w:rsidR="007118B4">
        <w:t xml:space="preserve">2025. In de loop van 2025 hopen we meer ervaring, kennis en informatie te hebben om een PID voor </w:t>
      </w:r>
      <w:r w:rsidR="003123B4">
        <w:t>2026 en 2027 te schrijven. We moeten ervoor zorgen dat we in september/oktober een definitief goedgekeurde PID hebben</w:t>
      </w:r>
      <w:r w:rsidR="00DF7F1C">
        <w:t xml:space="preserve"> opgesteld</w:t>
      </w:r>
      <w:r w:rsidR="003123B4">
        <w:t xml:space="preserve">, zodat de benodigde </w:t>
      </w:r>
      <w:r w:rsidR="0090157B">
        <w:t>financiële</w:t>
      </w:r>
      <w:r w:rsidR="003123B4">
        <w:t xml:space="preserve"> middelen kunnen worden </w:t>
      </w:r>
      <w:r w:rsidR="0090157B">
        <w:t xml:space="preserve">meegenomen in de diverse begrotingen voor het jaar </w:t>
      </w:r>
      <w:r w:rsidR="0050523C">
        <w:t>2026</w:t>
      </w:r>
      <w:r w:rsidR="0090157B">
        <w:t>. Medio 2026 zal, indien nodig</w:t>
      </w:r>
      <w:r w:rsidR="006A1DB5">
        <w:t>, een herijking</w:t>
      </w:r>
      <w:r w:rsidR="0050523C">
        <w:t xml:space="preserve"> van het PID</w:t>
      </w:r>
      <w:r w:rsidR="006A1DB5">
        <w:t xml:space="preserve"> plaatsvinden voor het jaar 2027</w:t>
      </w:r>
      <w:r w:rsidR="00B86999">
        <w:t xml:space="preserve">. </w:t>
      </w:r>
    </w:p>
    <w:p w14:paraId="38861653" w14:textId="77777777" w:rsidR="00B86999" w:rsidRDefault="00B86999" w:rsidP="003464B4"/>
    <w:p w14:paraId="7A39F56C" w14:textId="40AFB68C" w:rsidR="00B86999" w:rsidRPr="00B86999" w:rsidRDefault="00B86999" w:rsidP="003464B4">
      <w:r w:rsidRPr="00B86999">
        <w:rPr>
          <w:b/>
          <w:bCs/>
        </w:rPr>
        <w:t xml:space="preserve">Doorlooptijd: </w:t>
      </w:r>
      <w:r>
        <w:t xml:space="preserve">oplevering eerste versie september 2025. </w:t>
      </w:r>
    </w:p>
    <w:p w14:paraId="47D473AD" w14:textId="4B4E948F" w:rsidR="002738FE" w:rsidRDefault="008F5069" w:rsidP="008F5069">
      <w:pPr>
        <w:pStyle w:val="Kop2"/>
        <w:numPr>
          <w:ilvl w:val="1"/>
          <w:numId w:val="3"/>
        </w:numPr>
      </w:pPr>
      <w:bookmarkStart w:id="56" w:name="_Toc190031347"/>
      <w:r>
        <w:t>Planning</w:t>
      </w:r>
      <w:bookmarkEnd w:id="56"/>
    </w:p>
    <w:p w14:paraId="24B0A231" w14:textId="2B52AEE8" w:rsidR="008F5069" w:rsidRDefault="007462AA" w:rsidP="008F5069">
      <w:r>
        <w:t>Nu alle deliverables kort zijn toegelicht en de doorlooptijd is ingeschat</w:t>
      </w:r>
      <w:r w:rsidR="00BB1DE5">
        <w:t xml:space="preserve">, kan de planning schematisch worden weergegeven. </w:t>
      </w:r>
      <w:r w:rsidR="0064248B">
        <w:t xml:space="preserve">Aangezien we niet weten wanneer het project gaat starten geven we de doorlooptijd schematisch weer. Om nog pilotresultaten te kunnen behalen in 2025, moet snel worden aangevangen met het project. </w:t>
      </w:r>
      <w:r w:rsidR="0094156C">
        <w:t>De planning is weergegeven in maanden, niet in weken.</w:t>
      </w:r>
      <w:r w:rsidR="00A3036E">
        <w:t xml:space="preserve"> </w:t>
      </w:r>
      <w:r w:rsidR="006E7974">
        <w:t xml:space="preserve">Het planning overzicht betreft 14 maanden, dit </w:t>
      </w:r>
      <w:r w:rsidR="00935A1E">
        <w:t>is gedaan</w:t>
      </w:r>
      <w:r w:rsidR="006E7974">
        <w:t xml:space="preserve"> omdat na 13 maanden </w:t>
      </w:r>
      <w:r w:rsidR="00DA34CF">
        <w:t xml:space="preserve">de uitkomst van de pilot kan worden verwacht </w:t>
      </w:r>
      <w:r w:rsidR="004C2F79">
        <w:t xml:space="preserve">bij verwervingsscenario 2. </w:t>
      </w:r>
      <w:r w:rsidR="0094156C">
        <w:t xml:space="preserve"> </w:t>
      </w:r>
    </w:p>
    <w:p w14:paraId="76266AB8" w14:textId="77777777" w:rsidR="00127AEA" w:rsidRDefault="00127AEA" w:rsidP="008F5069"/>
    <w:p w14:paraId="5CC1680D" w14:textId="67191DD5" w:rsidR="00127AEA" w:rsidRDefault="00127AEA" w:rsidP="008F5069">
      <w:r>
        <w:t>Groen geeft de periode aan tot aan de eerste of definitieve deliverable. Blauw tot aan de tweede deliverable</w:t>
      </w:r>
      <w:r w:rsidR="00C04371">
        <w:t xml:space="preserve"> </w:t>
      </w:r>
      <w:r w:rsidR="00DB4554">
        <w:t xml:space="preserve">van het betreffende projectresultaat </w:t>
      </w:r>
      <w:r w:rsidR="00C04371">
        <w:t xml:space="preserve">of als het een continue activiteit betreft. </w:t>
      </w:r>
    </w:p>
    <w:p w14:paraId="03EAF130" w14:textId="77777777" w:rsidR="008F5069" w:rsidRDefault="008F5069" w:rsidP="008F5069"/>
    <w:p w14:paraId="3B3219DC" w14:textId="084A5342" w:rsidR="00A2310F" w:rsidRDefault="00901E3D" w:rsidP="008F5069">
      <w:r w:rsidRPr="00901E3D">
        <w:rPr>
          <w:noProof/>
        </w:rPr>
        <w:drawing>
          <wp:inline distT="0" distB="0" distL="0" distR="0" wp14:anchorId="4974405F" wp14:editId="4CF839FB">
            <wp:extent cx="5399405" cy="1621790"/>
            <wp:effectExtent l="0" t="0" r="0" b="0"/>
            <wp:docPr id="133435280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9405" cy="1621790"/>
                    </a:xfrm>
                    <a:prstGeom prst="rect">
                      <a:avLst/>
                    </a:prstGeom>
                    <a:noFill/>
                    <a:ln>
                      <a:noFill/>
                    </a:ln>
                  </pic:spPr>
                </pic:pic>
              </a:graphicData>
            </a:graphic>
          </wp:inline>
        </w:drawing>
      </w:r>
    </w:p>
    <w:p w14:paraId="6263BDC1" w14:textId="77777777" w:rsidR="00A2310F" w:rsidRDefault="00A2310F" w:rsidP="008F5069"/>
    <w:p w14:paraId="17C6DB04" w14:textId="77777777" w:rsidR="00A2310F" w:rsidRPr="008F5069" w:rsidRDefault="00A2310F" w:rsidP="008F5069"/>
    <w:p w14:paraId="40AB28B7" w14:textId="77777777" w:rsidR="00EE0C14" w:rsidRDefault="00EE0C14" w:rsidP="003464B4"/>
    <w:p w14:paraId="6C3D0627" w14:textId="4E2B130E" w:rsidR="00EE0C14" w:rsidRPr="00EE0C14" w:rsidRDefault="00EE0C14" w:rsidP="003464B4"/>
    <w:p w14:paraId="33F19540" w14:textId="77777777" w:rsidR="00983B0C" w:rsidRDefault="00983B0C" w:rsidP="003464B4"/>
    <w:p w14:paraId="1516D4C1" w14:textId="77777777" w:rsidR="00983B0C" w:rsidRDefault="00983B0C" w:rsidP="003464B4"/>
    <w:p w14:paraId="3F99C381" w14:textId="53ECC190" w:rsidR="000C4599" w:rsidRDefault="000C4599" w:rsidP="003464B4">
      <w:r>
        <w:br w:type="page"/>
      </w:r>
    </w:p>
    <w:p w14:paraId="3CCAA17B" w14:textId="6A1A65C3" w:rsidR="00983B0C" w:rsidRDefault="000C4599" w:rsidP="003464B4">
      <w:pPr>
        <w:pStyle w:val="Kop1"/>
        <w:numPr>
          <w:ilvl w:val="0"/>
          <w:numId w:val="3"/>
        </w:numPr>
      </w:pPr>
      <w:bookmarkStart w:id="57" w:name="_Toc190031348"/>
      <w:r w:rsidRPr="000C4599">
        <w:lastRenderedPageBreak/>
        <w:t>Resources</w:t>
      </w:r>
      <w:r w:rsidR="00991AA2">
        <w:t>,</w:t>
      </w:r>
      <w:r w:rsidRPr="000C4599">
        <w:t xml:space="preserve"> middelen</w:t>
      </w:r>
      <w:r w:rsidR="00991AA2">
        <w:t xml:space="preserve"> en begroting</w:t>
      </w:r>
      <w:bookmarkEnd w:id="57"/>
    </w:p>
    <w:p w14:paraId="255DA858" w14:textId="77777777" w:rsidR="007050EC" w:rsidRDefault="007050EC" w:rsidP="003464B4"/>
    <w:p w14:paraId="4D92E292" w14:textId="746874E4" w:rsidR="00FC69AD" w:rsidRDefault="00A80370" w:rsidP="003464B4">
      <w:r>
        <w:t xml:space="preserve">De gevraagde resources bestaan voornamelijk uit inzet van personen in het projectteam. </w:t>
      </w:r>
      <w:r w:rsidR="00175A28">
        <w:t>Daarnaast moet de proefomgeving worden verworven</w:t>
      </w:r>
      <w:r w:rsidR="00B478D9">
        <w:t xml:space="preserve">. </w:t>
      </w:r>
      <w:r w:rsidR="00FC69AD">
        <w:t xml:space="preserve">De benodigde resources zijn afhankelijk van het gekozen verwervingsscenario. </w:t>
      </w:r>
    </w:p>
    <w:p w14:paraId="14761A58" w14:textId="77777777" w:rsidR="00FC69AD" w:rsidRDefault="00FC69AD" w:rsidP="003464B4"/>
    <w:p w14:paraId="7756D7B7" w14:textId="794C4A5F" w:rsidR="00FC69AD" w:rsidRDefault="000309F0" w:rsidP="000309F0">
      <w:pPr>
        <w:pStyle w:val="Kop2"/>
        <w:numPr>
          <w:ilvl w:val="1"/>
          <w:numId w:val="3"/>
        </w:numPr>
      </w:pPr>
      <w:bookmarkStart w:id="58" w:name="_Toc190031349"/>
      <w:r>
        <w:t>Middelen</w:t>
      </w:r>
      <w:bookmarkEnd w:id="58"/>
    </w:p>
    <w:p w14:paraId="6638F523" w14:textId="11DD7179" w:rsidR="005A4540" w:rsidRDefault="00B478D9" w:rsidP="003464B4">
      <w:r>
        <w:t xml:space="preserve">Pas na de aanbesteding kan worden bepaald hoe hoog de kosten zijn. Onze inschatting is dat deze </w:t>
      </w:r>
      <w:r w:rsidR="00FD21A5">
        <w:t>rond de</w:t>
      </w:r>
      <w:r>
        <w:t xml:space="preserve"> € 250.000</w:t>
      </w:r>
      <w:r w:rsidR="00FD21A5">
        <w:t xml:space="preserve"> liggen</w:t>
      </w:r>
      <w:r w:rsidR="005A4540">
        <w:t xml:space="preserve">. Hieronder een nadere uitwerking hiervan: </w:t>
      </w:r>
    </w:p>
    <w:p w14:paraId="3E36C7B8" w14:textId="77777777" w:rsidR="005A4540" w:rsidRDefault="005A4540" w:rsidP="003464B4"/>
    <w:p w14:paraId="6B4A31D6" w14:textId="032B20D0" w:rsidR="00833322" w:rsidRDefault="00DB4554" w:rsidP="003464B4">
      <w:r>
        <w:t>A</w:t>
      </w:r>
      <w:r w:rsidR="00DC37FA">
        <w:t xml:space="preserve">anschaf </w:t>
      </w:r>
      <w:r w:rsidR="005A52CD">
        <w:t>van landelijke proefomgeving</w:t>
      </w:r>
      <w:r w:rsidR="00833322">
        <w:t xml:space="preserve"> (scenario 2)</w:t>
      </w:r>
    </w:p>
    <w:p w14:paraId="75334268" w14:textId="037F347B" w:rsidR="00833322" w:rsidRDefault="00833322" w:rsidP="00833322">
      <w:pPr>
        <w:pStyle w:val="Lijstalinea"/>
        <w:numPr>
          <w:ilvl w:val="0"/>
          <w:numId w:val="13"/>
        </w:numPr>
      </w:pPr>
      <w:r>
        <w:t xml:space="preserve">Aanschaf </w:t>
      </w:r>
      <w:r>
        <w:tab/>
      </w:r>
      <w:r>
        <w:tab/>
        <w:t>€ 250.000</w:t>
      </w:r>
    </w:p>
    <w:p w14:paraId="002B2A8D" w14:textId="77777777" w:rsidR="003B3A97" w:rsidRDefault="00833322" w:rsidP="00833322">
      <w:pPr>
        <w:pStyle w:val="Lijstalinea"/>
        <w:numPr>
          <w:ilvl w:val="0"/>
          <w:numId w:val="13"/>
        </w:numPr>
      </w:pPr>
      <w:r>
        <w:t>Beheer</w:t>
      </w:r>
      <w:r w:rsidR="00726FA9">
        <w:rPr>
          <w:rStyle w:val="Voetnootmarkering"/>
        </w:rPr>
        <w:footnoteReference w:id="7"/>
      </w:r>
      <w:r>
        <w:t xml:space="preserve"> voor 4 jaar</w:t>
      </w:r>
      <w:r>
        <w:tab/>
      </w:r>
      <w:r w:rsidR="00726FA9">
        <w:t xml:space="preserve">€ </w:t>
      </w:r>
      <w:r w:rsidR="00E43E98">
        <w:t>1</w:t>
      </w:r>
      <w:r w:rsidR="00D70906">
        <w:t>00.000</w:t>
      </w:r>
    </w:p>
    <w:p w14:paraId="60359DF8" w14:textId="77777777" w:rsidR="003B3A97" w:rsidRDefault="003B3A97" w:rsidP="003B3A97"/>
    <w:p w14:paraId="4D3C5D4A" w14:textId="4CF2C4D5" w:rsidR="006D35A1" w:rsidRDefault="003B3A97" w:rsidP="003B3A97">
      <w:r>
        <w:t>De daadwerkelijke prijs weten we pas na aanschaf</w:t>
      </w:r>
      <w:r w:rsidR="00AB71DD">
        <w:t xml:space="preserve">. De beheerkosten kunnen oplopen in deze vier jaar, omdat er doorontwikkeld wordt en steeds meer gemeenten worden aangesloten, daardoor gaat de </w:t>
      </w:r>
      <w:r w:rsidR="004E2B17">
        <w:t>initiële aanschaf</w:t>
      </w:r>
      <w:r w:rsidR="00AB71DD">
        <w:t xml:space="preserve">prijs omhoog en daarmee de beheerkosten. </w:t>
      </w:r>
    </w:p>
    <w:p w14:paraId="17BCA910" w14:textId="77777777" w:rsidR="006D35A1" w:rsidRDefault="006D35A1" w:rsidP="003B3A97"/>
    <w:p w14:paraId="63676FD7" w14:textId="77777777" w:rsidR="00FC69AD" w:rsidRDefault="006D35A1" w:rsidP="003B3A97">
      <w:r>
        <w:t>De resterende kosten zitten met name in de uren van het projectteam</w:t>
      </w:r>
      <w:r w:rsidR="002D6B3D">
        <w:t xml:space="preserve">. </w:t>
      </w:r>
      <w:r w:rsidR="00015CC5">
        <w:t>Voor het bepalen van het aantal uren zijn we uitgegaan</w:t>
      </w:r>
      <w:r w:rsidR="00512AB5">
        <w:t xml:space="preserve"> van een doorlooptijd van 12 maanden. </w:t>
      </w:r>
      <w:r w:rsidR="00F43AF6">
        <w:t xml:space="preserve">De inzet van sommige teamleden fluctueren, omdat hun inzet tijdelijk nodig is. </w:t>
      </w:r>
      <w:r w:rsidR="00B17AAB">
        <w:t xml:space="preserve">Denk bijvoorbeeld aan de aanbestedingsspecialist of inkoper. </w:t>
      </w:r>
      <w:r w:rsidR="00015CC5">
        <w:t xml:space="preserve"> </w:t>
      </w:r>
    </w:p>
    <w:p w14:paraId="658A2639" w14:textId="77777777" w:rsidR="00FC69AD" w:rsidRDefault="00FC69AD" w:rsidP="003B3A97"/>
    <w:p w14:paraId="2235E8AB" w14:textId="63B0DC73" w:rsidR="000309F0" w:rsidRDefault="000309F0" w:rsidP="000309F0">
      <w:pPr>
        <w:pStyle w:val="Kop2"/>
        <w:numPr>
          <w:ilvl w:val="1"/>
          <w:numId w:val="3"/>
        </w:numPr>
      </w:pPr>
      <w:bookmarkStart w:id="59" w:name="_Toc190031350"/>
      <w:r>
        <w:t>Resources</w:t>
      </w:r>
      <w:r w:rsidR="00F66995">
        <w:t xml:space="preserve"> en kosten</w:t>
      </w:r>
      <w:bookmarkEnd w:id="59"/>
    </w:p>
    <w:p w14:paraId="60D7FB69" w14:textId="180F878E" w:rsidR="0098533E" w:rsidRDefault="000309F0" w:rsidP="000309F0">
      <w:r>
        <w:t xml:space="preserve">Hieronder </w:t>
      </w:r>
      <w:r w:rsidR="00F66995">
        <w:t xml:space="preserve">de opsomming van de verschillende rollen en </w:t>
      </w:r>
      <w:r w:rsidR="002F7EEC">
        <w:t xml:space="preserve">daarbij de begrote uren voor 12 maanden. Bij sommige rollen is aangegeven hoeveel inspanning per week wordt verwacht, bij anderen in totaal. Voor het bepalen van </w:t>
      </w:r>
      <w:r w:rsidR="00986C0D">
        <w:t>het aantal uur per rol</w:t>
      </w:r>
      <w:r w:rsidR="002F7EEC">
        <w:t xml:space="preserve"> is </w:t>
      </w:r>
      <w:r w:rsidR="0098533E">
        <w:t xml:space="preserve">de opsommingen in hoofdstuk 4 gebruikt. </w:t>
      </w:r>
    </w:p>
    <w:p w14:paraId="769E3D51" w14:textId="77777777" w:rsidR="0098533E" w:rsidRDefault="0098533E" w:rsidP="000309F0"/>
    <w:p w14:paraId="3F279407" w14:textId="77777777" w:rsidR="0098533E" w:rsidRDefault="0098533E" w:rsidP="000309F0">
      <w:r>
        <w:t>De volgende uitgangspunten zijn gehanteerd om te komen tot onderstaande overzicht:</w:t>
      </w:r>
    </w:p>
    <w:p w14:paraId="5658AC71" w14:textId="1F834A6F" w:rsidR="000C12D5" w:rsidRDefault="00ED4366" w:rsidP="0098533E">
      <w:pPr>
        <w:pStyle w:val="Lijstalinea"/>
        <w:numPr>
          <w:ilvl w:val="0"/>
          <w:numId w:val="13"/>
        </w:numPr>
      </w:pPr>
      <w:r>
        <w:t xml:space="preserve">We zijn uitgegaan van verwerving scenario 2. Werving scenario 1 zal minder kosten met zich meebrengen. Deze kostencalculatie maken </w:t>
      </w:r>
      <w:r w:rsidR="00986C0D">
        <w:t xml:space="preserve">we </w:t>
      </w:r>
      <w:r>
        <w:t xml:space="preserve">komende week.  </w:t>
      </w:r>
    </w:p>
    <w:p w14:paraId="6414EDDF" w14:textId="20E04235" w:rsidR="00B44D58" w:rsidRDefault="0098533E" w:rsidP="0098533E">
      <w:pPr>
        <w:pStyle w:val="Lijstalinea"/>
        <w:numPr>
          <w:ilvl w:val="0"/>
          <w:numId w:val="13"/>
        </w:numPr>
      </w:pPr>
      <w:r>
        <w:t xml:space="preserve">We gaan uit van 12 maanden. </w:t>
      </w:r>
      <w:r w:rsidR="00B44D58">
        <w:t xml:space="preserve">12 maanden zijn 47 weken, 5 weken is vakantie. </w:t>
      </w:r>
    </w:p>
    <w:p w14:paraId="7B3C58CB" w14:textId="6F97E108" w:rsidR="00B44D58" w:rsidRDefault="00B44D58" w:rsidP="0098533E">
      <w:pPr>
        <w:pStyle w:val="Lijstalinea"/>
        <w:numPr>
          <w:ilvl w:val="0"/>
          <w:numId w:val="13"/>
        </w:numPr>
      </w:pPr>
      <w:r>
        <w:t>Het uurtarief is 125 euro</w:t>
      </w:r>
      <w:r w:rsidR="005470A2">
        <w:t xml:space="preserve"> (exclusief BTW)</w:t>
      </w:r>
      <w:r>
        <w:t xml:space="preserve"> voor iedere rol. In de praktijk kan dit voor sommige rollen lager liggen of hoger. </w:t>
      </w:r>
    </w:p>
    <w:p w14:paraId="0988BC81" w14:textId="77777777" w:rsidR="00CF6E0A" w:rsidRDefault="005470A2" w:rsidP="0098533E">
      <w:pPr>
        <w:pStyle w:val="Lijstalinea"/>
        <w:numPr>
          <w:ilvl w:val="0"/>
          <w:numId w:val="13"/>
        </w:numPr>
      </w:pPr>
      <w:r>
        <w:t xml:space="preserve">Voor een groot deel van de rollen zal expertise moeten worden ingehuurd. Bij deze rollen staan </w:t>
      </w:r>
      <w:r w:rsidR="00CF6E0A">
        <w:t xml:space="preserve">bedragen genoemd. </w:t>
      </w:r>
    </w:p>
    <w:p w14:paraId="06B817AF" w14:textId="3B273305" w:rsidR="00770534" w:rsidRDefault="00CF6E0A" w:rsidP="0098533E">
      <w:pPr>
        <w:pStyle w:val="Lijstalinea"/>
        <w:numPr>
          <w:ilvl w:val="0"/>
          <w:numId w:val="13"/>
        </w:numPr>
      </w:pPr>
      <w:r>
        <w:t>De gemeente Rotterdam heeft in aanloop aangegeven in principe capaciteit te willen leveren om niet</w:t>
      </w:r>
      <w:r w:rsidR="00770534">
        <w:t xml:space="preserve">. Daar is ook vanuit gegaan in </w:t>
      </w:r>
      <w:r w:rsidR="002A36BD">
        <w:t>de begroting</w:t>
      </w:r>
      <w:r w:rsidR="00770534">
        <w:t xml:space="preserve">. Dit moet nog wel definitief worden afgesproken en kan dus eventueel nog leiden tot extra kosten. </w:t>
      </w:r>
    </w:p>
    <w:p w14:paraId="7159959E" w14:textId="58F394B3" w:rsidR="006B5DBE" w:rsidRDefault="00334728" w:rsidP="0098533E">
      <w:pPr>
        <w:pStyle w:val="Lijstalinea"/>
        <w:numPr>
          <w:ilvl w:val="0"/>
          <w:numId w:val="13"/>
        </w:numPr>
      </w:pPr>
      <w:r>
        <w:t xml:space="preserve">Voor de inzet van de gemeentelijke capaciteit zijn geen kosten opgenomen. De rollen zijn ook niet terug te vinden in het onderstaande overzicht. We zijn er vanuit gegaan dat voor de inzet van gemeentelijke medewerkers geen kosten in rekening worden gebracht. </w:t>
      </w:r>
    </w:p>
    <w:p w14:paraId="05B43655" w14:textId="4D4F7908" w:rsidR="0045220B" w:rsidRDefault="00770534" w:rsidP="0098533E">
      <w:pPr>
        <w:pStyle w:val="Lijstalinea"/>
        <w:numPr>
          <w:ilvl w:val="0"/>
          <w:numId w:val="13"/>
        </w:numPr>
      </w:pPr>
      <w:r>
        <w:t xml:space="preserve">De inzet van de verschillende vertegenwoordigers in de werkgroep die de standaard gaat bepalen is voor de meeste vertegenwoordigers geen kosten begroot. Er wordt vanuit gegaan dat de vertegenwoordigers om niet worden ingezet. Voor sommige rollen is wel </w:t>
      </w:r>
      <w:r w:rsidR="0045220B">
        <w:t>kosten berekend</w:t>
      </w:r>
      <w:r w:rsidR="000C12D5">
        <w:t>, deze rollen zijn geen vertegenwoordigende rollen</w:t>
      </w:r>
      <w:r w:rsidR="0045220B">
        <w:t xml:space="preserve">. </w:t>
      </w:r>
    </w:p>
    <w:p w14:paraId="46E93FD6" w14:textId="77777777" w:rsidR="006B5DBE" w:rsidRDefault="0045220B" w:rsidP="0098533E">
      <w:pPr>
        <w:pStyle w:val="Lijstalinea"/>
        <w:numPr>
          <w:ilvl w:val="0"/>
          <w:numId w:val="13"/>
        </w:numPr>
      </w:pPr>
      <w:r>
        <w:t>VNG inkoop berekent doorgaans geen kosten door, dat zou ook kunnen gelden voor de aanbestedingsexpert</w:t>
      </w:r>
      <w:r w:rsidR="00331B34">
        <w:t xml:space="preserve">. Voor de laatste zijn vooralsnog kosten begroot. </w:t>
      </w:r>
    </w:p>
    <w:p w14:paraId="20C22F54" w14:textId="38025300" w:rsidR="007050EC" w:rsidRDefault="006B5DBE" w:rsidP="0098533E">
      <w:pPr>
        <w:pStyle w:val="Lijstalinea"/>
        <w:numPr>
          <w:ilvl w:val="0"/>
          <w:numId w:val="13"/>
        </w:numPr>
      </w:pPr>
      <w:r>
        <w:t>Sommige rollen lijken op elkaar en kunnen dus worden vervuld door een zelfde persoon. Dus het aantal personen wat meedoet in het project kan lager zijn dan het aantal genoemde rollen.</w:t>
      </w:r>
    </w:p>
    <w:p w14:paraId="0874526D" w14:textId="17811563" w:rsidR="00CE6583" w:rsidRDefault="00125D0B" w:rsidP="0098533E">
      <w:pPr>
        <w:pStyle w:val="Lijstalinea"/>
        <w:numPr>
          <w:ilvl w:val="0"/>
          <w:numId w:val="13"/>
        </w:numPr>
      </w:pPr>
      <w:r>
        <w:t xml:space="preserve">Bij veel rollen staat de VNG als organisatie die de rol gaat invullen. Dit komt omdat VNG </w:t>
      </w:r>
      <w:r w:rsidR="00EC7214">
        <w:t>de trekker is en dus de meeste rollen moet invullen. In sommige gevallen is het ook mogelijk dat een andere stakeholder organisatie d</w:t>
      </w:r>
      <w:r w:rsidR="0088311E">
        <w:t>i</w:t>
      </w:r>
      <w:r w:rsidR="00EC7214">
        <w:t xml:space="preserve">e rol invult. </w:t>
      </w:r>
    </w:p>
    <w:p w14:paraId="5FA73C80" w14:textId="0A4958B3" w:rsidR="00A66C79" w:rsidRDefault="0071781E" w:rsidP="0098533E">
      <w:pPr>
        <w:pStyle w:val="Lijstalinea"/>
        <w:numPr>
          <w:ilvl w:val="0"/>
          <w:numId w:val="13"/>
        </w:numPr>
      </w:pPr>
      <w:r>
        <w:lastRenderedPageBreak/>
        <w:t xml:space="preserve">De combinatie rol en organisatie wil niet zeggen dat de betreffende organisatie ook </w:t>
      </w:r>
      <w:r w:rsidR="00A8079D">
        <w:t xml:space="preserve">de kosten draagt. </w:t>
      </w:r>
    </w:p>
    <w:p w14:paraId="31CB6F22" w14:textId="77777777" w:rsidR="00A66C79" w:rsidRDefault="00A66C79" w:rsidP="00A66C79"/>
    <w:p w14:paraId="1F491031" w14:textId="77777777" w:rsidR="00A66C79" w:rsidRDefault="00A66C79" w:rsidP="00A66C79"/>
    <w:p w14:paraId="5ADB0883" w14:textId="2021FF58" w:rsidR="007050EC" w:rsidRDefault="00FC69AD" w:rsidP="003464B4">
      <w:r w:rsidRPr="00FC69AD">
        <w:rPr>
          <w:noProof/>
        </w:rPr>
        <w:drawing>
          <wp:inline distT="0" distB="0" distL="0" distR="0" wp14:anchorId="6449B31E" wp14:editId="1C27061B">
            <wp:extent cx="5354320" cy="5528945"/>
            <wp:effectExtent l="0" t="0" r="0" b="0"/>
            <wp:docPr id="1071773431"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4320" cy="5528945"/>
                    </a:xfrm>
                    <a:prstGeom prst="rect">
                      <a:avLst/>
                    </a:prstGeom>
                    <a:noFill/>
                    <a:ln>
                      <a:noFill/>
                    </a:ln>
                  </pic:spPr>
                </pic:pic>
              </a:graphicData>
            </a:graphic>
          </wp:inline>
        </w:drawing>
      </w:r>
    </w:p>
    <w:p w14:paraId="61BB07DA" w14:textId="77777777" w:rsidR="00B10DCD" w:rsidRDefault="00B10DCD" w:rsidP="003464B4"/>
    <w:p w14:paraId="1506E989" w14:textId="70ECF999" w:rsidR="00BB4339" w:rsidRDefault="000C12D5" w:rsidP="00CA482F">
      <w:pPr>
        <w:pStyle w:val="Lijstalinea"/>
        <w:numPr>
          <w:ilvl w:val="0"/>
          <w:numId w:val="15"/>
        </w:numPr>
      </w:pPr>
      <w:r>
        <w:t xml:space="preserve">De kosten voor </w:t>
      </w:r>
      <w:r w:rsidR="00B206B1">
        <w:t xml:space="preserve">de inzet van verschillende rollen </w:t>
      </w:r>
      <w:r>
        <w:t xml:space="preserve">zijn begroot </w:t>
      </w:r>
      <w:r w:rsidR="00A8079D">
        <w:t xml:space="preserve">op </w:t>
      </w:r>
      <w:r w:rsidR="00E641A8">
        <w:tab/>
      </w:r>
      <w:r w:rsidR="00E641A8">
        <w:tab/>
      </w:r>
      <w:r w:rsidR="003528EC" w:rsidRPr="00CA482F">
        <w:rPr>
          <w:b/>
          <w:bCs/>
        </w:rPr>
        <w:t>€ 746.250</w:t>
      </w:r>
      <w:r w:rsidR="003528EC">
        <w:t xml:space="preserve">. </w:t>
      </w:r>
    </w:p>
    <w:p w14:paraId="5C02D887" w14:textId="3C4B7BD8" w:rsidR="00BB4339" w:rsidRPr="00CA482F" w:rsidRDefault="00BB4339" w:rsidP="00CA482F">
      <w:pPr>
        <w:pStyle w:val="Lijstalinea"/>
        <w:numPr>
          <w:ilvl w:val="0"/>
          <w:numId w:val="15"/>
        </w:numPr>
        <w:rPr>
          <w:b/>
          <w:bCs/>
        </w:rPr>
      </w:pPr>
      <w:r>
        <w:t xml:space="preserve">Voor de </w:t>
      </w:r>
      <w:r w:rsidR="00E641A8">
        <w:t>aanschaf</w:t>
      </w:r>
      <w:r>
        <w:t xml:space="preserve"> van de </w:t>
      </w:r>
      <w:r w:rsidR="00E641A8">
        <w:t xml:space="preserve">landelijke </w:t>
      </w:r>
      <w:r>
        <w:t xml:space="preserve">proefomgeving </w:t>
      </w:r>
      <w:r w:rsidR="00E641A8">
        <w:t>met productiemogelijkheid</w:t>
      </w:r>
      <w:r w:rsidR="00E641A8">
        <w:tab/>
      </w:r>
      <w:r w:rsidR="00E641A8" w:rsidRPr="00CA482F">
        <w:rPr>
          <w:b/>
          <w:bCs/>
        </w:rPr>
        <w:t>€ 250.000</w:t>
      </w:r>
    </w:p>
    <w:p w14:paraId="6671AB2B" w14:textId="77777777" w:rsidR="00D05888" w:rsidRDefault="00E641A8" w:rsidP="00CA482F">
      <w:pPr>
        <w:pStyle w:val="Lijstalinea"/>
        <w:numPr>
          <w:ilvl w:val="0"/>
          <w:numId w:val="15"/>
        </w:numPr>
      </w:pPr>
      <w:r w:rsidRPr="00E641A8">
        <w:t>Voor de beheerkosten van de proefomgeving</w:t>
      </w:r>
      <w:r w:rsidR="00D05888">
        <w:t xml:space="preserve"> voor de komende 4 jaar </w:t>
      </w:r>
      <w:r w:rsidR="00D05888">
        <w:tab/>
      </w:r>
      <w:r w:rsidR="00D05888">
        <w:tab/>
      </w:r>
      <w:r w:rsidR="00D05888" w:rsidRPr="00CA482F">
        <w:rPr>
          <w:b/>
          <w:bCs/>
        </w:rPr>
        <w:t>€ 100.000</w:t>
      </w:r>
    </w:p>
    <w:p w14:paraId="08BFFE2A" w14:textId="44AAC5C3" w:rsidR="00E641A8" w:rsidRPr="00E641A8" w:rsidRDefault="00D05888" w:rsidP="003464B4">
      <w:r>
        <w:tab/>
      </w:r>
      <w:r>
        <w:tab/>
      </w:r>
      <w:r>
        <w:tab/>
      </w:r>
      <w:r>
        <w:tab/>
      </w:r>
    </w:p>
    <w:p w14:paraId="4755C40D" w14:textId="65936D45" w:rsidR="00B10DCD" w:rsidRDefault="003528EC" w:rsidP="003464B4">
      <w:r>
        <w:t xml:space="preserve">Aangezien nog niet bekend is wanneer het project gaat starten is </w:t>
      </w:r>
      <w:r w:rsidR="00BB4339">
        <w:t>niet te zeggen welk deel vanuit de begroting va</w:t>
      </w:r>
      <w:r w:rsidR="00B601FA">
        <w:t>n</w:t>
      </w:r>
      <w:r w:rsidR="00BB4339">
        <w:t xml:space="preserve"> het lopende jaar moet worden bekostigd. </w:t>
      </w:r>
      <w:r w:rsidR="007623C9">
        <w:t xml:space="preserve">Gezien de verwachte doorlooptijd van werving scenario 2 is te verwachten dat de kosten </w:t>
      </w:r>
      <w:r w:rsidR="00EE1159">
        <w:t>voor de landelijke proefomgeving en het beheer pas in 2026 betaal</w:t>
      </w:r>
      <w:r w:rsidR="00B601FA">
        <w:t>d</w:t>
      </w:r>
      <w:r w:rsidR="00EE1159">
        <w:t xml:space="preserve"> hoeven te worden. </w:t>
      </w:r>
    </w:p>
    <w:p w14:paraId="62D9EDD7" w14:textId="77777777" w:rsidR="00EE1159" w:rsidRDefault="00EE1159" w:rsidP="003464B4"/>
    <w:p w14:paraId="013B3FCB" w14:textId="1DCE83D9" w:rsidR="00EE1159" w:rsidRDefault="00BC67C2" w:rsidP="003464B4">
      <w:commentRangeStart w:id="60"/>
      <w:r>
        <w:t xml:space="preserve">Uitgaande van de start van het project op 1 mei 2025 zullen de kosten voor komend jaar liggen tussen de </w:t>
      </w:r>
      <w:r w:rsidR="00752D81" w:rsidRPr="00752D81">
        <w:rPr>
          <w:b/>
          <w:bCs/>
        </w:rPr>
        <w:t xml:space="preserve">€ </w:t>
      </w:r>
      <w:r w:rsidRPr="00752D81">
        <w:rPr>
          <w:b/>
          <w:bCs/>
        </w:rPr>
        <w:t>5</w:t>
      </w:r>
      <w:r w:rsidR="00752D81" w:rsidRPr="00752D81">
        <w:rPr>
          <w:b/>
          <w:bCs/>
        </w:rPr>
        <w:t>00.000</w:t>
      </w:r>
      <w:r w:rsidR="00752D81">
        <w:t xml:space="preserve"> a </w:t>
      </w:r>
      <w:r w:rsidR="00752D81" w:rsidRPr="00752D81">
        <w:rPr>
          <w:b/>
          <w:bCs/>
        </w:rPr>
        <w:t>€ 600.000</w:t>
      </w:r>
      <w:r w:rsidR="00C85655">
        <w:rPr>
          <w:b/>
          <w:bCs/>
        </w:rPr>
        <w:t xml:space="preserve">. </w:t>
      </w:r>
      <w:commentRangeEnd w:id="60"/>
      <w:r w:rsidR="003443CC">
        <w:rPr>
          <w:rStyle w:val="Verwijzingopmerking"/>
        </w:rPr>
        <w:commentReference w:id="60"/>
      </w:r>
    </w:p>
    <w:p w14:paraId="04398EC3" w14:textId="77777777" w:rsidR="00B206B1" w:rsidRDefault="00B206B1" w:rsidP="003464B4"/>
    <w:p w14:paraId="712628D5" w14:textId="77777777" w:rsidR="00B206B1" w:rsidRDefault="00B206B1" w:rsidP="003464B4"/>
    <w:p w14:paraId="45B5EC34" w14:textId="2B9B68A2" w:rsidR="00D9763B" w:rsidDel="003443CC" w:rsidRDefault="00D9763B" w:rsidP="003464B4">
      <w:pPr>
        <w:rPr>
          <w:del w:id="61" w:author="Niek Pluijmert [2]" w:date="2025-02-10T16:15:00Z" w16du:dateUtc="2025-02-10T15:15:00Z"/>
        </w:rPr>
      </w:pPr>
      <w:del w:id="62" w:author="Niek Pluijmert [2]" w:date="2025-02-10T16:15:00Z" w16du:dateUtc="2025-02-10T15:15:00Z">
        <w:r w:rsidDel="003443CC">
          <w:br w:type="page"/>
        </w:r>
      </w:del>
    </w:p>
    <w:p w14:paraId="2182D290" w14:textId="3A468298" w:rsidR="00D9763B" w:rsidRDefault="00D9763B" w:rsidP="003464B4">
      <w:pPr>
        <w:pStyle w:val="Kop1"/>
        <w:numPr>
          <w:ilvl w:val="0"/>
          <w:numId w:val="3"/>
        </w:numPr>
      </w:pPr>
      <w:bookmarkStart w:id="63" w:name="_Toc190031351"/>
      <w:r w:rsidRPr="00D9763B">
        <w:lastRenderedPageBreak/>
        <w:t>Projectorganisatie en verantwoordelijkheden</w:t>
      </w:r>
      <w:bookmarkEnd w:id="63"/>
    </w:p>
    <w:p w14:paraId="399F570E" w14:textId="77777777" w:rsidR="00D354BE" w:rsidRDefault="00D354BE" w:rsidP="003464B4"/>
    <w:p w14:paraId="2CF11CFB" w14:textId="11383436" w:rsidR="004131DA" w:rsidRDefault="004131DA" w:rsidP="003464B4">
      <w:r>
        <w:t>De verschillende rollen zijn toegelicht in hoofdstuk 4</w:t>
      </w:r>
      <w:r w:rsidR="002E7C69">
        <w:t xml:space="preserve"> en 7</w:t>
      </w:r>
      <w:r>
        <w:t xml:space="preserve">. </w:t>
      </w:r>
      <w:r w:rsidR="007151CB">
        <w:t xml:space="preserve">Ook is daar enige toelichting gegeven over de projectorganisatie. </w:t>
      </w:r>
    </w:p>
    <w:p w14:paraId="6607E3D3" w14:textId="77777777" w:rsidR="007151CB" w:rsidRDefault="007151CB" w:rsidP="003464B4"/>
    <w:p w14:paraId="64B66EB4" w14:textId="25D4A372" w:rsidR="007151CB" w:rsidRDefault="007151CB" w:rsidP="003464B4">
      <w:r>
        <w:t xml:space="preserve">De projectleider zal verantwoording afleggen </w:t>
      </w:r>
      <w:r w:rsidR="00F40977">
        <w:t xml:space="preserve">conform de afspraken die bestaan binnen het </w:t>
      </w:r>
      <w:proofErr w:type="spellStart"/>
      <w:r w:rsidR="00F40977">
        <w:t>Digigo</w:t>
      </w:r>
      <w:proofErr w:type="spellEnd"/>
      <w:r w:rsidR="00F40977">
        <w:t xml:space="preserve"> programma. </w:t>
      </w:r>
    </w:p>
    <w:p w14:paraId="721A0C2E" w14:textId="77777777" w:rsidR="00D354BE" w:rsidRDefault="00D354BE" w:rsidP="003464B4"/>
    <w:p w14:paraId="6F659EE1" w14:textId="7C7A420A" w:rsidR="00D354BE" w:rsidRDefault="00D354BE" w:rsidP="003464B4">
      <w:r w:rsidRPr="00D354BE">
        <w:rPr>
          <w:noProof/>
        </w:rPr>
        <w:drawing>
          <wp:inline distT="0" distB="0" distL="0" distR="0" wp14:anchorId="57CF2508" wp14:editId="05ABF61A">
            <wp:extent cx="5399405" cy="1642110"/>
            <wp:effectExtent l="0" t="0" r="0" b="0"/>
            <wp:docPr id="28070365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9405" cy="1642110"/>
                    </a:xfrm>
                    <a:prstGeom prst="rect">
                      <a:avLst/>
                    </a:prstGeom>
                    <a:noFill/>
                    <a:ln>
                      <a:noFill/>
                    </a:ln>
                  </pic:spPr>
                </pic:pic>
              </a:graphicData>
            </a:graphic>
          </wp:inline>
        </w:drawing>
      </w:r>
    </w:p>
    <w:p w14:paraId="49A3A8E6" w14:textId="77777777" w:rsidR="00D354BE" w:rsidRDefault="00D354BE" w:rsidP="003464B4"/>
    <w:p w14:paraId="56C03AFB" w14:textId="77777777" w:rsidR="00D354BE" w:rsidRDefault="00D354BE" w:rsidP="003464B4"/>
    <w:p w14:paraId="4B3C1547" w14:textId="5B092320" w:rsidR="00D354BE" w:rsidRDefault="00D354BE" w:rsidP="003464B4">
      <w:r>
        <w:br w:type="page"/>
      </w:r>
    </w:p>
    <w:p w14:paraId="089576C4" w14:textId="3A90F2E5" w:rsidR="00D354BE" w:rsidRDefault="00B71EEB" w:rsidP="003464B4">
      <w:pPr>
        <w:pStyle w:val="Kop1"/>
        <w:numPr>
          <w:ilvl w:val="0"/>
          <w:numId w:val="3"/>
        </w:numPr>
      </w:pPr>
      <w:bookmarkStart w:id="64" w:name="_Toc190031352"/>
      <w:r w:rsidRPr="00B71EEB">
        <w:lastRenderedPageBreak/>
        <w:t>Risico-inventarisatie</w:t>
      </w:r>
      <w:bookmarkEnd w:id="64"/>
    </w:p>
    <w:p w14:paraId="1C5A1EEC" w14:textId="77777777" w:rsidR="00FD0EFC" w:rsidRDefault="00FD0EFC" w:rsidP="003464B4"/>
    <w:tbl>
      <w:tblPr>
        <w:tblStyle w:val="Tabelraster"/>
        <w:tblW w:w="0" w:type="auto"/>
        <w:tblLook w:val="04A0" w:firstRow="1" w:lastRow="0" w:firstColumn="1" w:lastColumn="0" w:noHBand="0" w:noVBand="1"/>
      </w:tblPr>
      <w:tblGrid>
        <w:gridCol w:w="2527"/>
        <w:gridCol w:w="872"/>
        <w:gridCol w:w="894"/>
        <w:gridCol w:w="2783"/>
        <w:gridCol w:w="1417"/>
      </w:tblGrid>
      <w:tr w:rsidR="004253C9" w:rsidRPr="001A57A5" w14:paraId="4989E3C5" w14:textId="77777777" w:rsidTr="00CD03F2">
        <w:tc>
          <w:tcPr>
            <w:tcW w:w="2689" w:type="dxa"/>
            <w:shd w:val="clear" w:color="auto" w:fill="D9D9D9" w:themeFill="background1" w:themeFillShade="D9"/>
          </w:tcPr>
          <w:p w14:paraId="3BC1AF02" w14:textId="2F8CFBCF" w:rsidR="00174959" w:rsidRPr="001A57A5" w:rsidRDefault="00174959" w:rsidP="003464B4">
            <w:pPr>
              <w:rPr>
                <w:b/>
                <w:bCs/>
              </w:rPr>
            </w:pPr>
            <w:r w:rsidRPr="001A57A5">
              <w:rPr>
                <w:b/>
                <w:bCs/>
              </w:rPr>
              <w:t>Risico-omschrijving</w:t>
            </w:r>
          </w:p>
        </w:tc>
        <w:tc>
          <w:tcPr>
            <w:tcW w:w="707" w:type="dxa"/>
            <w:shd w:val="clear" w:color="auto" w:fill="D9D9D9" w:themeFill="background1" w:themeFillShade="D9"/>
          </w:tcPr>
          <w:p w14:paraId="1063B406" w14:textId="75E99C43" w:rsidR="00174959" w:rsidRPr="001A57A5" w:rsidRDefault="00174959" w:rsidP="003464B4">
            <w:pPr>
              <w:rPr>
                <w:b/>
                <w:bCs/>
              </w:rPr>
            </w:pPr>
            <w:r w:rsidRPr="001A57A5">
              <w:rPr>
                <w:b/>
                <w:bCs/>
              </w:rPr>
              <w:t>Kans</w:t>
            </w:r>
          </w:p>
        </w:tc>
        <w:tc>
          <w:tcPr>
            <w:tcW w:w="852" w:type="dxa"/>
            <w:shd w:val="clear" w:color="auto" w:fill="D9D9D9" w:themeFill="background1" w:themeFillShade="D9"/>
          </w:tcPr>
          <w:p w14:paraId="5BFE0AEB" w14:textId="7CF0196A" w:rsidR="00174959" w:rsidRPr="001A57A5" w:rsidRDefault="00174959" w:rsidP="003464B4">
            <w:pPr>
              <w:rPr>
                <w:b/>
                <w:bCs/>
              </w:rPr>
            </w:pPr>
            <w:r w:rsidRPr="001A57A5">
              <w:rPr>
                <w:b/>
                <w:bCs/>
              </w:rPr>
              <w:t>Gevolg</w:t>
            </w:r>
          </w:p>
        </w:tc>
        <w:tc>
          <w:tcPr>
            <w:tcW w:w="2977" w:type="dxa"/>
            <w:shd w:val="clear" w:color="auto" w:fill="D9D9D9" w:themeFill="background1" w:themeFillShade="D9"/>
          </w:tcPr>
          <w:p w14:paraId="3BF5B0D0" w14:textId="2D5F59A0" w:rsidR="00174959" w:rsidRPr="001A57A5" w:rsidRDefault="00174959" w:rsidP="003464B4">
            <w:pPr>
              <w:rPr>
                <w:b/>
                <w:bCs/>
              </w:rPr>
            </w:pPr>
            <w:r w:rsidRPr="001A57A5">
              <w:rPr>
                <w:b/>
                <w:bCs/>
              </w:rPr>
              <w:t>Preventieve maatregel</w:t>
            </w:r>
          </w:p>
        </w:tc>
        <w:tc>
          <w:tcPr>
            <w:tcW w:w="1268" w:type="dxa"/>
            <w:shd w:val="clear" w:color="auto" w:fill="D9D9D9" w:themeFill="background1" w:themeFillShade="D9"/>
          </w:tcPr>
          <w:p w14:paraId="5B8CF46D" w14:textId="3E3C3C84" w:rsidR="00174959" w:rsidRPr="001A57A5" w:rsidRDefault="00174959" w:rsidP="003464B4">
            <w:pPr>
              <w:rPr>
                <w:b/>
                <w:bCs/>
              </w:rPr>
            </w:pPr>
            <w:r w:rsidRPr="001A57A5">
              <w:rPr>
                <w:b/>
                <w:bCs/>
              </w:rPr>
              <w:t>Eigenaar</w:t>
            </w:r>
          </w:p>
        </w:tc>
      </w:tr>
      <w:tr w:rsidR="008B7222" w14:paraId="3EEF4FDB" w14:textId="77777777" w:rsidTr="00174959">
        <w:tc>
          <w:tcPr>
            <w:tcW w:w="2689" w:type="dxa"/>
          </w:tcPr>
          <w:p w14:paraId="49F3E52B" w14:textId="5F120235" w:rsidR="00174959" w:rsidRDefault="00A67352" w:rsidP="003464B4">
            <w:r>
              <w:t>Onvoldoende gemeenten willen meedoen als pilot</w:t>
            </w:r>
          </w:p>
        </w:tc>
        <w:tc>
          <w:tcPr>
            <w:tcW w:w="707" w:type="dxa"/>
          </w:tcPr>
          <w:p w14:paraId="2CAB6BFA" w14:textId="4DA72372" w:rsidR="00174959" w:rsidRDefault="00A67352" w:rsidP="003464B4">
            <w:r>
              <w:t>Midden</w:t>
            </w:r>
          </w:p>
        </w:tc>
        <w:tc>
          <w:tcPr>
            <w:tcW w:w="852" w:type="dxa"/>
          </w:tcPr>
          <w:p w14:paraId="475A28FE" w14:textId="7BEE8F39" w:rsidR="00174959" w:rsidRDefault="00A67352" w:rsidP="003464B4">
            <w:r>
              <w:t>Hoog</w:t>
            </w:r>
          </w:p>
        </w:tc>
        <w:tc>
          <w:tcPr>
            <w:tcW w:w="2977" w:type="dxa"/>
          </w:tcPr>
          <w:p w14:paraId="68E36393" w14:textId="1C80945A" w:rsidR="00174959" w:rsidRDefault="005E7CB0" w:rsidP="003464B4">
            <w:r>
              <w:t xml:space="preserve">Geen </w:t>
            </w:r>
            <w:r w:rsidR="003E5D7D">
              <w:t>financiële</w:t>
            </w:r>
            <w:r>
              <w:t xml:space="preserve"> drempels voor gemeenten. Eventueel </w:t>
            </w:r>
            <w:r w:rsidR="003E5D7D">
              <w:t>inzet projectteam</w:t>
            </w:r>
            <w:r>
              <w:t xml:space="preserve"> vergroten </w:t>
            </w:r>
            <w:r w:rsidR="003E5D7D">
              <w:t xml:space="preserve">om last gemeenten te verkleinen. </w:t>
            </w:r>
          </w:p>
        </w:tc>
        <w:tc>
          <w:tcPr>
            <w:tcW w:w="1268" w:type="dxa"/>
          </w:tcPr>
          <w:p w14:paraId="766FED4B" w14:textId="4EEAA6E3" w:rsidR="00174959" w:rsidRDefault="003E5D7D" w:rsidP="003464B4">
            <w:r>
              <w:t>VNG</w:t>
            </w:r>
          </w:p>
        </w:tc>
      </w:tr>
      <w:tr w:rsidR="008B7222" w14:paraId="55117EF0" w14:textId="77777777" w:rsidTr="00174959">
        <w:tc>
          <w:tcPr>
            <w:tcW w:w="2689" w:type="dxa"/>
          </w:tcPr>
          <w:p w14:paraId="7DD756E7" w14:textId="5783B341" w:rsidR="00174959" w:rsidRDefault="004D2DAB" w:rsidP="003464B4">
            <w:r>
              <w:t>Participatie van stakeholders laat te wensen over</w:t>
            </w:r>
          </w:p>
        </w:tc>
        <w:tc>
          <w:tcPr>
            <w:tcW w:w="707" w:type="dxa"/>
          </w:tcPr>
          <w:p w14:paraId="492DCDA9" w14:textId="7347BBDA" w:rsidR="00174959" w:rsidRDefault="004D2DAB" w:rsidP="003464B4">
            <w:r>
              <w:t>Midden</w:t>
            </w:r>
          </w:p>
        </w:tc>
        <w:tc>
          <w:tcPr>
            <w:tcW w:w="852" w:type="dxa"/>
          </w:tcPr>
          <w:p w14:paraId="7D379C0A" w14:textId="4AA85FF9" w:rsidR="00174959" w:rsidRDefault="004D2DAB" w:rsidP="003464B4">
            <w:r>
              <w:t>Hoog</w:t>
            </w:r>
          </w:p>
        </w:tc>
        <w:tc>
          <w:tcPr>
            <w:tcW w:w="2977" w:type="dxa"/>
          </w:tcPr>
          <w:p w14:paraId="596A2F0E" w14:textId="7267F54A" w:rsidR="00174959" w:rsidRDefault="004D2DAB" w:rsidP="003464B4">
            <w:r>
              <w:t>We hebben iedereen nodig in het project. Zorgen dat voor start van het project de belangrijke sta</w:t>
            </w:r>
            <w:r w:rsidR="00CD03F2">
              <w:t>keholders zich committeren</w:t>
            </w:r>
          </w:p>
        </w:tc>
        <w:tc>
          <w:tcPr>
            <w:tcW w:w="1268" w:type="dxa"/>
          </w:tcPr>
          <w:p w14:paraId="599C1D00" w14:textId="1BE8C0F5" w:rsidR="00174959" w:rsidRDefault="00CD03F2" w:rsidP="003464B4">
            <w:r>
              <w:t>Allen</w:t>
            </w:r>
          </w:p>
        </w:tc>
      </w:tr>
      <w:tr w:rsidR="008B7222" w14:paraId="023622EE" w14:textId="77777777" w:rsidTr="00174959">
        <w:tc>
          <w:tcPr>
            <w:tcW w:w="2689" w:type="dxa"/>
          </w:tcPr>
          <w:p w14:paraId="1B3F9348" w14:textId="2EDB3361" w:rsidR="00174959" w:rsidRDefault="00E23B9E" w:rsidP="003464B4">
            <w:r>
              <w:t>Het ontwikkelen en accorderen van versie 1.0 van de afspraak duurt te lang</w:t>
            </w:r>
          </w:p>
        </w:tc>
        <w:tc>
          <w:tcPr>
            <w:tcW w:w="707" w:type="dxa"/>
          </w:tcPr>
          <w:p w14:paraId="7101FFAE" w14:textId="509D8F1B" w:rsidR="00174959" w:rsidRDefault="000874AF" w:rsidP="003464B4">
            <w:r>
              <w:t>Hoog</w:t>
            </w:r>
          </w:p>
        </w:tc>
        <w:tc>
          <w:tcPr>
            <w:tcW w:w="852" w:type="dxa"/>
          </w:tcPr>
          <w:p w14:paraId="74BA9DD5" w14:textId="4D49EBF4" w:rsidR="00174959" w:rsidRDefault="000874AF" w:rsidP="003464B4">
            <w:r>
              <w:t>Midden</w:t>
            </w:r>
          </w:p>
        </w:tc>
        <w:tc>
          <w:tcPr>
            <w:tcW w:w="2977" w:type="dxa"/>
          </w:tcPr>
          <w:p w14:paraId="3645FCAD" w14:textId="31772689" w:rsidR="00174959" w:rsidRDefault="000874AF" w:rsidP="003464B4">
            <w:r>
              <w:t>Mocht het ontwikkelen te lang duren dan gaan we verwerven op basis van een 0.9 versie van de afspraak. We starten verwerving zonder een geac</w:t>
            </w:r>
            <w:r w:rsidR="004253C9">
              <w:t xml:space="preserve">cordeerde afspraak </w:t>
            </w:r>
          </w:p>
        </w:tc>
        <w:tc>
          <w:tcPr>
            <w:tcW w:w="1268" w:type="dxa"/>
          </w:tcPr>
          <w:p w14:paraId="35FB3BE9" w14:textId="6B7C7BE4" w:rsidR="00174959" w:rsidRDefault="004253C9" w:rsidP="003464B4">
            <w:r>
              <w:t>VNG/</w:t>
            </w:r>
            <w:proofErr w:type="spellStart"/>
            <w:r>
              <w:t>Neprom</w:t>
            </w:r>
            <w:proofErr w:type="spellEnd"/>
          </w:p>
        </w:tc>
      </w:tr>
      <w:tr w:rsidR="008B7222" w14:paraId="33456BAC" w14:textId="77777777" w:rsidTr="00174959">
        <w:tc>
          <w:tcPr>
            <w:tcW w:w="2689" w:type="dxa"/>
          </w:tcPr>
          <w:p w14:paraId="71E6AA4C" w14:textId="05812A95" w:rsidR="00174959" w:rsidRDefault="008B7222" w:rsidP="003464B4">
            <w:r>
              <w:t xml:space="preserve">De landelijke proefomgeving blijkt veel duurder te zijn dan gedacht. </w:t>
            </w:r>
          </w:p>
        </w:tc>
        <w:tc>
          <w:tcPr>
            <w:tcW w:w="707" w:type="dxa"/>
          </w:tcPr>
          <w:p w14:paraId="39201B66" w14:textId="16FA680F" w:rsidR="00174959" w:rsidRDefault="008B7222" w:rsidP="003464B4">
            <w:r>
              <w:t>Midden</w:t>
            </w:r>
          </w:p>
        </w:tc>
        <w:tc>
          <w:tcPr>
            <w:tcW w:w="852" w:type="dxa"/>
          </w:tcPr>
          <w:p w14:paraId="1FC7F74A" w14:textId="619E9A69" w:rsidR="00174959" w:rsidRDefault="008B7222" w:rsidP="003464B4">
            <w:r>
              <w:t>Hoog</w:t>
            </w:r>
          </w:p>
        </w:tc>
        <w:tc>
          <w:tcPr>
            <w:tcW w:w="2977" w:type="dxa"/>
          </w:tcPr>
          <w:p w14:paraId="5566A68D" w14:textId="18A4E79A" w:rsidR="00174959" w:rsidRDefault="00F1409C" w:rsidP="003464B4">
            <w:r>
              <w:t>Zo snel mogelijk starten met de aanbesteding, zodat we snel inzicht krijgen in de kosten</w:t>
            </w:r>
            <w:r w:rsidR="001D091C">
              <w:t xml:space="preserve">, dan kunnen deze kosten eventueel worden meegenomen in de begroting van komend jaar. Of een marktconsultatie doen voor de aanbesteding. </w:t>
            </w:r>
          </w:p>
        </w:tc>
        <w:tc>
          <w:tcPr>
            <w:tcW w:w="1268" w:type="dxa"/>
          </w:tcPr>
          <w:p w14:paraId="5E1052CD" w14:textId="06580A7E" w:rsidR="00174959" w:rsidRDefault="001D091C" w:rsidP="003464B4">
            <w:r>
              <w:t>VNG</w:t>
            </w:r>
          </w:p>
        </w:tc>
      </w:tr>
      <w:tr w:rsidR="001D091C" w14:paraId="224F0CCD" w14:textId="77777777" w:rsidTr="00174959">
        <w:tc>
          <w:tcPr>
            <w:tcW w:w="2689" w:type="dxa"/>
          </w:tcPr>
          <w:p w14:paraId="7133A6B8" w14:textId="010EBB69" w:rsidR="001D091C" w:rsidRDefault="00820730" w:rsidP="003464B4">
            <w:r>
              <w:t>Het blijft onduidelijk welke organisatie daadwerkelijk verantwoordelijk is voor het beheer en de doorontwikkeling van de afspraak.</w:t>
            </w:r>
          </w:p>
        </w:tc>
        <w:tc>
          <w:tcPr>
            <w:tcW w:w="707" w:type="dxa"/>
          </w:tcPr>
          <w:p w14:paraId="658FD98D" w14:textId="76EFCCF2" w:rsidR="001D091C" w:rsidRDefault="00820730" w:rsidP="003464B4">
            <w:r>
              <w:t>Hoog</w:t>
            </w:r>
          </w:p>
        </w:tc>
        <w:tc>
          <w:tcPr>
            <w:tcW w:w="852" w:type="dxa"/>
          </w:tcPr>
          <w:p w14:paraId="5A99E80A" w14:textId="08388753" w:rsidR="001D091C" w:rsidRDefault="00EA7CA6" w:rsidP="003464B4">
            <w:r>
              <w:t>Midden</w:t>
            </w:r>
          </w:p>
        </w:tc>
        <w:tc>
          <w:tcPr>
            <w:tcW w:w="2977" w:type="dxa"/>
          </w:tcPr>
          <w:p w14:paraId="5D679E19" w14:textId="7F2DADE2" w:rsidR="001D091C" w:rsidRDefault="00EA7CA6" w:rsidP="003464B4">
            <w:r>
              <w:t>De projectorganisatie kan tijdelijk als beheerder optreden van de afspraak. Dit is uitstel, maar een tijdelijke oplossing. In de volgende PID moet wel een organisatie verantwoordelijk zijn</w:t>
            </w:r>
            <w:r w:rsidR="006A7CC0">
              <w:t xml:space="preserve">. </w:t>
            </w:r>
          </w:p>
        </w:tc>
        <w:tc>
          <w:tcPr>
            <w:tcW w:w="1268" w:type="dxa"/>
          </w:tcPr>
          <w:p w14:paraId="6B291672" w14:textId="2CE24AFE" w:rsidR="001D091C" w:rsidRDefault="006A7CC0" w:rsidP="003464B4">
            <w:r>
              <w:t>VNG/</w:t>
            </w:r>
            <w:proofErr w:type="spellStart"/>
            <w:r>
              <w:t>Digigo</w:t>
            </w:r>
            <w:proofErr w:type="spellEnd"/>
          </w:p>
        </w:tc>
      </w:tr>
      <w:tr w:rsidR="006A7CC0" w14:paraId="622891B7" w14:textId="77777777" w:rsidTr="00174959">
        <w:tc>
          <w:tcPr>
            <w:tcW w:w="2689" w:type="dxa"/>
          </w:tcPr>
          <w:p w14:paraId="6F1BD254" w14:textId="7B5EBD37" w:rsidR="006A7CC0" w:rsidRDefault="002E7C69" w:rsidP="003464B4">
            <w:r>
              <w:t>Er blijkt geen software te zijn die voldoet aan de genoemde criteria bij</w:t>
            </w:r>
            <w:r w:rsidR="0078749E">
              <w:t xml:space="preserve"> verwerving scenario 1.</w:t>
            </w:r>
          </w:p>
        </w:tc>
        <w:tc>
          <w:tcPr>
            <w:tcW w:w="707" w:type="dxa"/>
          </w:tcPr>
          <w:p w14:paraId="1960DD59" w14:textId="5CDDE3C2" w:rsidR="006A7CC0" w:rsidRDefault="0078749E" w:rsidP="003464B4">
            <w:r>
              <w:t>Hoog</w:t>
            </w:r>
          </w:p>
        </w:tc>
        <w:tc>
          <w:tcPr>
            <w:tcW w:w="852" w:type="dxa"/>
          </w:tcPr>
          <w:p w14:paraId="34186A7C" w14:textId="7819967D" w:rsidR="006A7CC0" w:rsidRDefault="0078749E" w:rsidP="003464B4">
            <w:r>
              <w:t>Midden</w:t>
            </w:r>
          </w:p>
        </w:tc>
        <w:tc>
          <w:tcPr>
            <w:tcW w:w="2977" w:type="dxa"/>
          </w:tcPr>
          <w:p w14:paraId="27B9F802" w14:textId="3AEA613C" w:rsidR="006A7CC0" w:rsidRDefault="0078749E" w:rsidP="003464B4">
            <w:r>
              <w:t>Scenario 2</w:t>
            </w:r>
          </w:p>
        </w:tc>
        <w:tc>
          <w:tcPr>
            <w:tcW w:w="1268" w:type="dxa"/>
          </w:tcPr>
          <w:p w14:paraId="246C19DA" w14:textId="2C740E8B" w:rsidR="006A7CC0" w:rsidRDefault="0078749E" w:rsidP="003464B4">
            <w:r>
              <w:t>VNG</w:t>
            </w:r>
          </w:p>
        </w:tc>
      </w:tr>
      <w:tr w:rsidR="0078749E" w14:paraId="7E45FAE9" w14:textId="77777777" w:rsidTr="00174959">
        <w:tc>
          <w:tcPr>
            <w:tcW w:w="2689" w:type="dxa"/>
          </w:tcPr>
          <w:p w14:paraId="1D81ED8B" w14:textId="6A4BFC31" w:rsidR="0078749E" w:rsidRDefault="0078749E" w:rsidP="003464B4">
            <w:r>
              <w:t xml:space="preserve">Tijdens de pilots blijkt dat veel beoordelaars </w:t>
            </w:r>
            <w:r w:rsidR="00F13DCD">
              <w:t>de nieuwe manier van werken te ingewikkeld vinden.</w:t>
            </w:r>
          </w:p>
        </w:tc>
        <w:tc>
          <w:tcPr>
            <w:tcW w:w="707" w:type="dxa"/>
          </w:tcPr>
          <w:p w14:paraId="1C82C10B" w14:textId="7440B1FA" w:rsidR="0078749E" w:rsidRDefault="00F13DCD" w:rsidP="003464B4">
            <w:r>
              <w:t>Midden</w:t>
            </w:r>
          </w:p>
        </w:tc>
        <w:tc>
          <w:tcPr>
            <w:tcW w:w="852" w:type="dxa"/>
          </w:tcPr>
          <w:p w14:paraId="5F348AC7" w14:textId="1F78387C" w:rsidR="0078749E" w:rsidRDefault="00F13DCD" w:rsidP="003464B4">
            <w:r>
              <w:t>Hoog</w:t>
            </w:r>
          </w:p>
        </w:tc>
        <w:tc>
          <w:tcPr>
            <w:tcW w:w="2977" w:type="dxa"/>
          </w:tcPr>
          <w:p w14:paraId="7DBCCE94" w14:textId="784CC893" w:rsidR="0078749E" w:rsidRDefault="00777183" w:rsidP="003464B4">
            <w:r>
              <w:t>Veel aandacht voor de nieuwe manier van werken en</w:t>
            </w:r>
            <w:r w:rsidR="006A04A6">
              <w:t xml:space="preserve"> de impact voor de medewerker</w:t>
            </w:r>
            <w:r w:rsidR="00CA6A3D">
              <w:t>. V</w:t>
            </w:r>
            <w:r w:rsidR="006A04A6">
              <w:t>oldoende ondersteuning geven.</w:t>
            </w:r>
          </w:p>
        </w:tc>
        <w:tc>
          <w:tcPr>
            <w:tcW w:w="1268" w:type="dxa"/>
          </w:tcPr>
          <w:p w14:paraId="4F4DFF3F" w14:textId="474E3EEF" w:rsidR="0078749E" w:rsidRDefault="006A04A6" w:rsidP="003464B4">
            <w:r>
              <w:t>Projectteam</w:t>
            </w:r>
          </w:p>
        </w:tc>
      </w:tr>
    </w:tbl>
    <w:p w14:paraId="14590922" w14:textId="77777777" w:rsidR="007476D1" w:rsidRDefault="007476D1" w:rsidP="003464B4"/>
    <w:p w14:paraId="5F18DBE0" w14:textId="57B81304" w:rsidR="00D953A5" w:rsidRDefault="00D953A5" w:rsidP="003464B4">
      <w:r>
        <w:br w:type="page"/>
      </w:r>
    </w:p>
    <w:p w14:paraId="52A65578" w14:textId="4841C777" w:rsidR="003E57D2" w:rsidRDefault="00CE2174" w:rsidP="003464B4">
      <w:pPr>
        <w:pStyle w:val="Kop1"/>
        <w:numPr>
          <w:ilvl w:val="0"/>
          <w:numId w:val="3"/>
        </w:numPr>
      </w:pPr>
      <w:bookmarkStart w:id="65" w:name="_Toc190031353"/>
      <w:r w:rsidRPr="00CE2174">
        <w:lastRenderedPageBreak/>
        <w:t>Borging resultaten en beheer van de ontwikkelde oplossing</w:t>
      </w:r>
      <w:bookmarkEnd w:id="65"/>
    </w:p>
    <w:p w14:paraId="686543DF" w14:textId="48AD3CD0" w:rsidR="001A57A5" w:rsidRPr="001A57A5" w:rsidRDefault="002B2E69" w:rsidP="001A57A5">
      <w:r>
        <w:t>In deze versie van het PID is aandacht voor de borging van bepaalde resultaten, bijvoorbeeld</w:t>
      </w:r>
      <w:r w:rsidR="006A7CC0">
        <w:t xml:space="preserve"> het beheer van de </w:t>
      </w:r>
      <w:r w:rsidR="00225452">
        <w:t>afspraak. Maar ook het beheer van de verworven proefomgeving. In de PID voor 2026 en 2027 zullen meer deliverables geborgd moeten worden</w:t>
      </w:r>
      <w:r w:rsidR="001152B8">
        <w:t>. Dit komt terug in die versie</w:t>
      </w:r>
      <w:r w:rsidR="00CA6A3D">
        <w:t xml:space="preserve"> van het PID</w:t>
      </w:r>
      <w:r w:rsidR="001152B8">
        <w:t xml:space="preserve">. </w:t>
      </w:r>
      <w:r>
        <w:t xml:space="preserve"> </w:t>
      </w:r>
    </w:p>
    <w:sectPr w:rsidR="001A57A5" w:rsidRPr="001A57A5" w:rsidSect="000C041E">
      <w:headerReference w:type="even" r:id="rId28"/>
      <w:headerReference w:type="default" r:id="rId29"/>
      <w:footerReference w:type="default" r:id="rId30"/>
      <w:headerReference w:type="first" r:id="rId31"/>
      <w:footerReference w:type="first" r:id="rId32"/>
      <w:pgSz w:w="11906" w:h="16838"/>
      <w:pgMar w:top="1560" w:right="1418" w:bottom="1843" w:left="1985" w:header="771" w:footer="181" w:gutter="0"/>
      <w:pgNumType w:start="2"/>
      <w:cols w:space="708"/>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eer, Ruud van der" w:date="2025-02-11T11:43:00Z" w:initials="RM">
    <w:p w14:paraId="521AD765" w14:textId="77777777" w:rsidR="007A3730" w:rsidRDefault="007A3730" w:rsidP="007A3730">
      <w:pPr>
        <w:pStyle w:val="Tekstopmerking"/>
      </w:pPr>
      <w:r>
        <w:rPr>
          <w:rStyle w:val="Verwijzingopmerking"/>
        </w:rPr>
        <w:annotationRef/>
      </w:r>
      <w:r>
        <w:t>Zie opmerking in de bijlage</w:t>
      </w:r>
    </w:p>
  </w:comment>
  <w:comment w:id="6" w:author="Niek Pluijmert" w:date="2025-02-10T10:32:00Z" w:initials="NP">
    <w:p w14:paraId="0150C8EE" w14:textId="68DB6EC0" w:rsidR="005C0238" w:rsidRDefault="005C0238" w:rsidP="005C0238">
      <w:pPr>
        <w:pStyle w:val="Tekstopmerking"/>
      </w:pPr>
      <w:r>
        <w:rPr>
          <w:rStyle w:val="Verwijzingopmerking"/>
        </w:rPr>
        <w:annotationRef/>
      </w:r>
      <w:r>
        <w:t>Formulering klopt niet: het gaat van max 26 wk naar 8-12 wk, winst is dus 14 tot 18 weken.</w:t>
      </w:r>
    </w:p>
  </w:comment>
  <w:comment w:id="7" w:author="Niek Pluijmert" w:date="2025-02-10T11:06:00Z" w:initials="NP">
    <w:p w14:paraId="0E3F929D" w14:textId="77777777" w:rsidR="00E70240" w:rsidRDefault="00E70240" w:rsidP="00E70240">
      <w:pPr>
        <w:pStyle w:val="Tekstopmerking"/>
      </w:pPr>
      <w:r>
        <w:rPr>
          <w:rStyle w:val="Verwijzingopmerking"/>
        </w:rPr>
        <w:annotationRef/>
      </w:r>
      <w:r>
        <w:t>Mijn beeld is dat een beperkt aantal bedrijven met BIM-modellen werkt. Kun je dit onderbouwen? Hoeft niet in het document, als je maar een onderbouwing hebt als er vragen zijn.</w:t>
      </w:r>
    </w:p>
  </w:comment>
  <w:comment w:id="8" w:author="Meer, Ruud van der" w:date="2025-02-11T11:44:00Z" w:initials="RM">
    <w:p w14:paraId="5446455D" w14:textId="77777777" w:rsidR="007C5FA5" w:rsidRDefault="007C5FA5" w:rsidP="007C5FA5">
      <w:pPr>
        <w:pStyle w:val="Tekstopmerking"/>
      </w:pPr>
      <w:r>
        <w:rPr>
          <w:rStyle w:val="Verwijzingopmerking"/>
        </w:rPr>
        <w:annotationRef/>
      </w:r>
      <w:r>
        <w:t>Alle grote aannemers en ingenieursbureaus werken met BIM! Tekeningen zijn een extra effort geworden en niet wenselijk. Kleinere bedrijven kunnen het aan specialistische bedrijven uitbesteden om toch aan de vraag te kunnen voldoen.</w:t>
      </w:r>
    </w:p>
  </w:comment>
  <w:comment w:id="17" w:author="Niek Pluijmert" w:date="2025-02-10T11:24:00Z" w:initials="NP">
    <w:p w14:paraId="576212E4" w14:textId="77D67E69" w:rsidR="007345B8" w:rsidRDefault="007345B8" w:rsidP="007345B8">
      <w:pPr>
        <w:pStyle w:val="Tekstopmerking"/>
      </w:pPr>
      <w:r>
        <w:rPr>
          <w:rStyle w:val="Verwijzingopmerking"/>
        </w:rPr>
        <w:annotationRef/>
      </w:r>
      <w:r>
        <w:t>Door deze formulering lijkt het dat deze afstemming voorafgaand aan het project wordt gemaakt. Het zou een projectresultaat moeten zijn (nr. 1 uit 2.3)</w:t>
      </w:r>
    </w:p>
  </w:comment>
  <w:comment w:id="18" w:author="Niek Pluijmert" w:date="2025-02-10T11:28:00Z" w:initials="NP">
    <w:p w14:paraId="46CEADD3" w14:textId="77777777" w:rsidR="007345B8" w:rsidRDefault="007345B8" w:rsidP="007345B8">
      <w:pPr>
        <w:pStyle w:val="Tekstopmerking"/>
      </w:pPr>
      <w:r>
        <w:rPr>
          <w:rStyle w:val="Verwijzingopmerking"/>
        </w:rPr>
        <w:annotationRef/>
      </w:r>
      <w:r>
        <w:t>Ik vind het te vroeg om nu al te beantwoorden, dat moet een projectresultaat zijn. Als de uitkomst is dat dit punt geregeld is door het gebruik van de onder 3 PSA genoemde standaarden, moet er niets verder geregeld worden. Als er wel meer nodig is, is het een zaak van bouwers en VTH’ers en moet er iets worden ingericht om de afspraak te beheren en verder te ontwikkelen.</w:t>
      </w:r>
    </w:p>
  </w:comment>
  <w:comment w:id="20" w:author="Niek Pluijmert" w:date="2025-02-10T14:51:00Z" w:initials="NP">
    <w:p w14:paraId="1AC287F2" w14:textId="77777777" w:rsidR="007F77CD" w:rsidRDefault="007F77CD" w:rsidP="007F77CD">
      <w:pPr>
        <w:pStyle w:val="Tekstopmerking"/>
      </w:pPr>
      <w:r>
        <w:rPr>
          <w:rStyle w:val="Verwijzingopmerking"/>
        </w:rPr>
        <w:annotationRef/>
      </w:r>
      <w:r>
        <w:t>Hier zou ik mee oppassen, ik zou alleen aan concrete use cases werken anders is het gevaar dat het te vrijblijvend wordt of dat te veel data zonder duidelijk nut meegenomen worden. Transactioneel denken: wat is concreet voor deze use case nodig, niet meer en niet minder.</w:t>
      </w:r>
    </w:p>
  </w:comment>
  <w:comment w:id="21" w:author="Niek Pluijmert" w:date="2025-02-10T14:52:00Z" w:initials="NP">
    <w:p w14:paraId="187ABF72" w14:textId="77777777" w:rsidR="007F77CD" w:rsidRDefault="007F77CD" w:rsidP="007F77CD">
      <w:pPr>
        <w:pStyle w:val="Tekstopmerking"/>
      </w:pPr>
      <w:r>
        <w:rPr>
          <w:rStyle w:val="Verwijzingopmerking"/>
        </w:rPr>
        <w:annotationRef/>
      </w:r>
      <w:r>
        <w:t>Die zou ik dan wel meenemen</w:t>
      </w:r>
    </w:p>
  </w:comment>
  <w:comment w:id="24" w:author="Niek Pluijmert" w:date="2025-02-10T15:29:00Z" w:initials="NP">
    <w:p w14:paraId="04B8DD69" w14:textId="77777777" w:rsidR="00A10AD7" w:rsidRDefault="00A10AD7" w:rsidP="00A10AD7">
      <w:pPr>
        <w:pStyle w:val="Tekstopmerking"/>
      </w:pPr>
      <w:r>
        <w:rPr>
          <w:rStyle w:val="Verwijzingopmerking"/>
        </w:rPr>
        <w:annotationRef/>
      </w:r>
      <w:r>
        <w:t>Met het voorbeeld van het R’damse VCS, wordt de controle uitgevoerd door de vergunningverlenende partij. Je kunt nu al voorzien dat een vraag wordt: als we deze controles weten, waarom zorgen we dan niet dat de bouwer die controles zelf uitvoert en zorgt at zijn BIM voldoet aan de eisen?</w:t>
      </w:r>
    </w:p>
  </w:comment>
  <w:comment w:id="25" w:author="Niek Pluijmert" w:date="2025-02-10T15:33:00Z" w:initials="NP">
    <w:p w14:paraId="47E91813" w14:textId="77777777" w:rsidR="00A10AD7" w:rsidRDefault="00A10AD7" w:rsidP="00A10AD7">
      <w:pPr>
        <w:pStyle w:val="Tekstopmerking"/>
      </w:pPr>
      <w:r>
        <w:rPr>
          <w:rStyle w:val="Verwijzingopmerking"/>
        </w:rPr>
        <w:annotationRef/>
      </w:r>
      <w:r>
        <w:t>Dit houdt een scopewijziging van het DSO in: nu is het zo dat het DSO de aanvraag alleen doorstuurt en dat de beoordeling bij het BG wordt gedaan.</w:t>
      </w:r>
    </w:p>
  </w:comment>
  <w:comment w:id="26" w:author="Niek Pluijmert" w:date="2025-02-10T15:37:00Z" w:initials="NP">
    <w:p w14:paraId="0947B810" w14:textId="77777777" w:rsidR="00A10AD7" w:rsidRDefault="00A10AD7" w:rsidP="00A10AD7">
      <w:pPr>
        <w:pStyle w:val="Tekstopmerking"/>
      </w:pPr>
      <w:r>
        <w:rPr>
          <w:rStyle w:val="Verwijzingopmerking"/>
        </w:rPr>
        <w:annotationRef/>
      </w:r>
      <w:r>
        <w:t>Zie mijn opmerking vlak voor scenario 1. De pilot zou dan moeten zijn dat de controles worden uitgevoerd bij de ontwerpende partij en dat in een pilot uitgezocht wordt hoe een ontwerpende partij gebruik kan maken van de toepasbare regels van een bevoegd gezag.</w:t>
      </w:r>
    </w:p>
  </w:comment>
  <w:comment w:id="27" w:author="Niek Pluijmert" w:date="2025-02-10T15:59:00Z" w:initials="NP">
    <w:p w14:paraId="5532936A" w14:textId="77777777" w:rsidR="00465531" w:rsidRDefault="00465531" w:rsidP="00465531">
      <w:pPr>
        <w:pStyle w:val="Tekstopmerking"/>
      </w:pPr>
      <w:r>
        <w:rPr>
          <w:rStyle w:val="Verwijzingopmerking"/>
        </w:rPr>
        <w:annotationRef/>
      </w:r>
      <w:r>
        <w:t>Scenario 2, ik vind de scope van de pilots in scenario 1 wel erg beperkt.</w:t>
      </w:r>
    </w:p>
  </w:comment>
  <w:comment w:id="31" w:author="Niek Pluijmert" w:date="2025-02-10T15:41:00Z" w:initials="NP">
    <w:p w14:paraId="46EBDDA0" w14:textId="7AE7B88E" w:rsidR="00675CA7" w:rsidRDefault="00675CA7" w:rsidP="00675CA7">
      <w:pPr>
        <w:pStyle w:val="Tekstopmerking"/>
      </w:pPr>
      <w:r>
        <w:rPr>
          <w:rStyle w:val="Verwijzingopmerking"/>
        </w:rPr>
        <w:annotationRef/>
      </w:r>
      <w:r>
        <w:t>Zie mijn vorige opmerking.</w:t>
      </w:r>
    </w:p>
  </w:comment>
  <w:comment w:id="34" w:author="Niek Pluijmert" w:date="2025-02-10T15:42:00Z" w:initials="NP">
    <w:p w14:paraId="5178F7FE" w14:textId="77777777" w:rsidR="00675CA7" w:rsidRDefault="00675CA7" w:rsidP="00675CA7">
      <w:pPr>
        <w:pStyle w:val="Tekstopmerking"/>
      </w:pPr>
      <w:r>
        <w:rPr>
          <w:rStyle w:val="Verwijzingopmerking"/>
        </w:rPr>
        <w:annotationRef/>
      </w:r>
      <w:r>
        <w:t>Ik ben voor een gezamenlijke klankbordgroep.</w:t>
      </w:r>
    </w:p>
  </w:comment>
  <w:comment w:id="46" w:author="Niek Pluijmert" w:date="2025-02-10T15:46:00Z" w:initials="NP">
    <w:p w14:paraId="254005A9" w14:textId="77777777" w:rsidR="00675CA7" w:rsidRDefault="00675CA7" w:rsidP="00675CA7">
      <w:pPr>
        <w:pStyle w:val="Tekstopmerking"/>
      </w:pPr>
      <w:r>
        <w:rPr>
          <w:rStyle w:val="Verwijzingopmerking"/>
        </w:rPr>
        <w:annotationRef/>
      </w:r>
      <w:r>
        <w:t>Is heel belangrijk.</w:t>
      </w:r>
    </w:p>
  </w:comment>
  <w:comment w:id="48" w:author="Niek Pluijmert" w:date="2025-02-10T15:47:00Z" w:initials="NP">
    <w:p w14:paraId="5A1FFDF7" w14:textId="77777777" w:rsidR="00675CA7" w:rsidRDefault="00675CA7" w:rsidP="00675CA7">
      <w:pPr>
        <w:pStyle w:val="Tekstopmerking"/>
      </w:pPr>
      <w:r>
        <w:rPr>
          <w:rStyle w:val="Verwijzingopmerking"/>
        </w:rPr>
        <w:annotationRef/>
      </w:r>
      <w:r>
        <w:t>Volgens mij is de essentie dat je je bij het opstellen van een regel afvraagt of je ook kunt vaststellen dat aan de regel wordt voldaan.</w:t>
      </w:r>
    </w:p>
  </w:comment>
  <w:comment w:id="55" w:author="Niek Pluijmert" w:date="2025-02-10T15:54:00Z" w:initials="NP">
    <w:p w14:paraId="0BC1C97F" w14:textId="77777777" w:rsidR="00465531" w:rsidRDefault="00465531" w:rsidP="00465531">
      <w:pPr>
        <w:pStyle w:val="Tekstopmerking"/>
      </w:pPr>
      <w:r>
        <w:rPr>
          <w:rStyle w:val="Verwijzingopmerking"/>
        </w:rPr>
        <w:annotationRef/>
      </w:r>
      <w:r>
        <w:t>Zoals ik pilot 1 in scenario 1 lees, start deze direct na contractering, want die betreft inrichting.</w:t>
      </w:r>
    </w:p>
  </w:comment>
  <w:comment w:id="60" w:author="Niek Pluijmert [2]" w:date="2025-02-10T16:15:00Z" w:initials="NP">
    <w:p w14:paraId="41EE9D00" w14:textId="77777777" w:rsidR="003443CC" w:rsidRDefault="003443CC" w:rsidP="003443CC">
      <w:pPr>
        <w:pStyle w:val="Tekstopmerking"/>
      </w:pPr>
      <w:r>
        <w:rPr>
          <w:rStyle w:val="Verwijzingopmerking"/>
        </w:rPr>
        <w:annotationRef/>
      </w:r>
      <w:r>
        <w:t>Ik heb hfdstkkn 7 en 8 niet gereviewed vanwege tijdgebrek. Mij lijken de kosten van M€ 1,1 erg hoog voor een digideal, is daar enige indicatie hoe hierop gereageerd gaat worden? Het bedrag is bovendien voor 1 jaar, hoe maak je dat 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1AD765" w15:done="0"/>
  <w15:commentEx w15:paraId="0150C8EE" w15:done="0"/>
  <w15:commentEx w15:paraId="0E3F929D" w15:done="0"/>
  <w15:commentEx w15:paraId="5446455D" w15:paraIdParent="0E3F929D" w15:done="0"/>
  <w15:commentEx w15:paraId="576212E4" w15:done="0"/>
  <w15:commentEx w15:paraId="46CEADD3" w15:done="0"/>
  <w15:commentEx w15:paraId="1AC287F2" w15:done="0"/>
  <w15:commentEx w15:paraId="187ABF72" w15:done="0"/>
  <w15:commentEx w15:paraId="04B8DD69" w15:done="0"/>
  <w15:commentEx w15:paraId="47E91813" w15:done="0"/>
  <w15:commentEx w15:paraId="0947B810" w15:done="0"/>
  <w15:commentEx w15:paraId="5532936A" w15:done="0"/>
  <w15:commentEx w15:paraId="46EBDDA0" w15:done="0"/>
  <w15:commentEx w15:paraId="5178F7FE" w15:done="0"/>
  <w15:commentEx w15:paraId="254005A9" w15:done="0"/>
  <w15:commentEx w15:paraId="5A1FFDF7" w15:done="0"/>
  <w15:commentEx w15:paraId="0BC1C97F" w15:done="0"/>
  <w15:commentEx w15:paraId="41EE9D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CAC66" w16cex:dateUtc="2025-02-11T10:43:00Z"/>
  <w16cex:commentExtensible w16cex:durableId="32742EC1" w16cex:dateUtc="2025-02-10T09:32:00Z"/>
  <w16cex:commentExtensible w16cex:durableId="5F0FECC0" w16cex:dateUtc="2025-02-10T10:06:00Z"/>
  <w16cex:commentExtensible w16cex:durableId="1BACD381" w16cex:dateUtc="2025-02-11T10:44:00Z"/>
  <w16cex:commentExtensible w16cex:durableId="1579C6E8" w16cex:dateUtc="2025-02-10T10:24:00Z"/>
  <w16cex:commentExtensible w16cex:durableId="5FF9F78B" w16cex:dateUtc="2025-02-10T10:28:00Z"/>
  <w16cex:commentExtensible w16cex:durableId="51D2391C" w16cex:dateUtc="2025-02-10T13:51:00Z"/>
  <w16cex:commentExtensible w16cex:durableId="39D04A40" w16cex:dateUtc="2025-02-10T13:52:00Z"/>
  <w16cex:commentExtensible w16cex:durableId="01F1CDD7" w16cex:dateUtc="2025-02-10T14:29:00Z"/>
  <w16cex:commentExtensible w16cex:durableId="0A367D7F" w16cex:dateUtc="2025-02-10T14:33:00Z"/>
  <w16cex:commentExtensible w16cex:durableId="21F5FBEB" w16cex:dateUtc="2025-02-10T14:37:00Z"/>
  <w16cex:commentExtensible w16cex:durableId="36341FD9" w16cex:dateUtc="2025-02-10T14:59:00Z"/>
  <w16cex:commentExtensible w16cex:durableId="5DFAC0EC" w16cex:dateUtc="2025-02-10T14:41:00Z"/>
  <w16cex:commentExtensible w16cex:durableId="317F4E2C" w16cex:dateUtc="2025-02-10T14:42:00Z"/>
  <w16cex:commentExtensible w16cex:durableId="17C5F8C9" w16cex:dateUtc="2025-02-10T14:46:00Z"/>
  <w16cex:commentExtensible w16cex:durableId="17756B37" w16cex:dateUtc="2025-02-10T14:47:00Z"/>
  <w16cex:commentExtensible w16cex:durableId="0B6F2A27" w16cex:dateUtc="2025-02-10T14:54:00Z"/>
  <w16cex:commentExtensible w16cex:durableId="7AEE6812" w16cex:dateUtc="2025-02-10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1AD765" w16cid:durableId="40CCAC66"/>
  <w16cid:commentId w16cid:paraId="0150C8EE" w16cid:durableId="32742EC1"/>
  <w16cid:commentId w16cid:paraId="0E3F929D" w16cid:durableId="5F0FECC0"/>
  <w16cid:commentId w16cid:paraId="5446455D" w16cid:durableId="1BACD381"/>
  <w16cid:commentId w16cid:paraId="576212E4" w16cid:durableId="1579C6E8"/>
  <w16cid:commentId w16cid:paraId="46CEADD3" w16cid:durableId="5FF9F78B"/>
  <w16cid:commentId w16cid:paraId="1AC287F2" w16cid:durableId="51D2391C"/>
  <w16cid:commentId w16cid:paraId="187ABF72" w16cid:durableId="39D04A40"/>
  <w16cid:commentId w16cid:paraId="04B8DD69" w16cid:durableId="01F1CDD7"/>
  <w16cid:commentId w16cid:paraId="47E91813" w16cid:durableId="0A367D7F"/>
  <w16cid:commentId w16cid:paraId="0947B810" w16cid:durableId="21F5FBEB"/>
  <w16cid:commentId w16cid:paraId="5532936A" w16cid:durableId="36341FD9"/>
  <w16cid:commentId w16cid:paraId="46EBDDA0" w16cid:durableId="5DFAC0EC"/>
  <w16cid:commentId w16cid:paraId="5178F7FE" w16cid:durableId="317F4E2C"/>
  <w16cid:commentId w16cid:paraId="254005A9" w16cid:durableId="17C5F8C9"/>
  <w16cid:commentId w16cid:paraId="5A1FFDF7" w16cid:durableId="17756B37"/>
  <w16cid:commentId w16cid:paraId="0BC1C97F" w16cid:durableId="0B6F2A27"/>
  <w16cid:commentId w16cid:paraId="41EE9D00" w16cid:durableId="7AEE68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4B8DA" w14:textId="77777777" w:rsidR="00D23766" w:rsidRDefault="00D23766" w:rsidP="003464B4">
      <w:r>
        <w:separator/>
      </w:r>
    </w:p>
  </w:endnote>
  <w:endnote w:type="continuationSeparator" w:id="0">
    <w:p w14:paraId="7C67EB7E" w14:textId="77777777" w:rsidR="00D23766" w:rsidRDefault="00D23766" w:rsidP="003464B4">
      <w:r>
        <w:continuationSeparator/>
      </w:r>
    </w:p>
  </w:endnote>
  <w:endnote w:type="continuationNotice" w:id="1">
    <w:p w14:paraId="6A9CFB80" w14:textId="77777777" w:rsidR="00D23766" w:rsidRDefault="00D237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RijksoverheidSansTex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F86D" w14:textId="77777777" w:rsidR="00094B7C" w:rsidRDefault="00094B7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0A71" w14:textId="77777777" w:rsidR="00613551" w:rsidRDefault="00613551" w:rsidP="003464B4"/>
  <w:p w14:paraId="65CC487F" w14:textId="77777777" w:rsidR="00613551" w:rsidRDefault="00613551" w:rsidP="003464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F214" w14:textId="77777777" w:rsidR="00613551" w:rsidRDefault="00613551" w:rsidP="003464B4"/>
  <w:tbl>
    <w:tblPr>
      <w:tblStyle w:val="a2"/>
      <w:tblW w:w="6804" w:type="dxa"/>
      <w:tblInd w:w="0" w:type="dxa"/>
      <w:tblLayout w:type="fixed"/>
      <w:tblLook w:val="0000" w:firstRow="0" w:lastRow="0" w:firstColumn="0" w:lastColumn="0" w:noHBand="0" w:noVBand="0"/>
    </w:tblPr>
    <w:tblGrid>
      <w:gridCol w:w="6804"/>
    </w:tblGrid>
    <w:tr w:rsidR="00613551" w14:paraId="47572878" w14:textId="77777777">
      <w:trPr>
        <w:trHeight w:val="1275"/>
      </w:trPr>
      <w:tc>
        <w:tcPr>
          <w:tcW w:w="6804" w:type="dxa"/>
        </w:tcPr>
        <w:p w14:paraId="66C5A4FB" w14:textId="77777777" w:rsidR="00613551" w:rsidRDefault="00613551" w:rsidP="003464B4"/>
      </w:tc>
    </w:tr>
  </w:tbl>
  <w:p w14:paraId="75B86406" w14:textId="77777777" w:rsidR="00613551" w:rsidRDefault="00613551" w:rsidP="003464B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98F0" w14:textId="44C1A361" w:rsidR="00613551" w:rsidRDefault="00613551" w:rsidP="003464B4">
    <w:r>
      <w:t xml:space="preserve">Versie </w:t>
    </w:r>
    <w:r w:rsidR="004529FF">
      <w:t>0.</w:t>
    </w:r>
    <w:r w:rsidR="000266D2">
      <w:t>1</w:t>
    </w:r>
    <w:r>
      <w:tab/>
    </w:r>
    <w:r>
      <w:tab/>
      <w:t xml:space="preserve">Pagina </w:t>
    </w:r>
    <w:r>
      <w:fldChar w:fldCharType="begin"/>
    </w:r>
    <w:r>
      <w:instrText>PAGE</w:instrText>
    </w:r>
    <w:r>
      <w:fldChar w:fldCharType="separate"/>
    </w:r>
    <w:r>
      <w:rPr>
        <w:noProof/>
      </w:rPr>
      <w:t>2</w:t>
    </w:r>
    <w:r>
      <w:fldChar w:fldCharType="end"/>
    </w:r>
    <w:r>
      <w:t xml:space="preserve"> van </w:t>
    </w:r>
    <w:r>
      <w:fldChar w:fldCharType="begin"/>
    </w:r>
    <w:r>
      <w:instrText>NUMPAGES</w:instrText>
    </w:r>
    <w:r>
      <w:fldChar w:fldCharType="separate"/>
    </w:r>
    <w:r>
      <w:rPr>
        <w:noProof/>
      </w:rPr>
      <w:t>3</w:t>
    </w:r>
    <w:r>
      <w:fldChar w:fldCharType="end"/>
    </w:r>
  </w:p>
  <w:p w14:paraId="51CD146A" w14:textId="4C036A14" w:rsidR="00613551" w:rsidRDefault="00C83C2F" w:rsidP="003464B4">
    <w:r>
      <w:t>7</w:t>
    </w:r>
    <w:r w:rsidR="000266D2">
      <w:t xml:space="preserve"> </w:t>
    </w:r>
    <w:r>
      <w:t>februari</w:t>
    </w:r>
    <w:r w:rsidR="00613551">
      <w:t xml:space="preserve"> 202</w:t>
    </w:r>
    <w:r w:rsidR="003A0076">
      <w:t>5</w:t>
    </w:r>
    <w:r w:rsidR="00613551">
      <w:tab/>
    </w:r>
    <w:r w:rsidR="00613551">
      <w:tab/>
    </w:r>
  </w:p>
  <w:p w14:paraId="43950F8F" w14:textId="77777777" w:rsidR="00613551" w:rsidRDefault="00613551" w:rsidP="003464B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2E44" w14:textId="77777777" w:rsidR="00613551" w:rsidRDefault="00613551" w:rsidP="003464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0AEF" w14:textId="77777777" w:rsidR="00D23766" w:rsidRDefault="00D23766" w:rsidP="003464B4">
      <w:r>
        <w:separator/>
      </w:r>
    </w:p>
  </w:footnote>
  <w:footnote w:type="continuationSeparator" w:id="0">
    <w:p w14:paraId="05F67873" w14:textId="77777777" w:rsidR="00D23766" w:rsidRDefault="00D23766" w:rsidP="003464B4">
      <w:r>
        <w:continuationSeparator/>
      </w:r>
    </w:p>
  </w:footnote>
  <w:footnote w:type="continuationNotice" w:id="1">
    <w:p w14:paraId="11D4CE13" w14:textId="77777777" w:rsidR="00D23766" w:rsidRDefault="00D23766"/>
  </w:footnote>
  <w:footnote w:id="2">
    <w:p w14:paraId="2C274DB7" w14:textId="08706932" w:rsidR="00052D72" w:rsidRDefault="00052D72">
      <w:pPr>
        <w:pStyle w:val="Voetnoottekst"/>
      </w:pPr>
      <w:r>
        <w:rPr>
          <w:rStyle w:val="Voetnootmarkering"/>
        </w:rPr>
        <w:footnoteRef/>
      </w:r>
      <w:r>
        <w:t xml:space="preserve"> </w:t>
      </w:r>
      <w:r w:rsidRPr="000F4B27">
        <w:rPr>
          <w:sz w:val="16"/>
          <w:szCs w:val="16"/>
        </w:rPr>
        <w:t xml:space="preserve">De planning is voor een groot deel afhankelijk van het moment van </w:t>
      </w:r>
      <w:r w:rsidR="0059376E" w:rsidRPr="000F4B27">
        <w:rPr>
          <w:sz w:val="16"/>
          <w:szCs w:val="16"/>
        </w:rPr>
        <w:t xml:space="preserve">het daadwerkelijk </w:t>
      </w:r>
      <w:r w:rsidRPr="000F4B27">
        <w:rPr>
          <w:sz w:val="16"/>
          <w:szCs w:val="16"/>
        </w:rPr>
        <w:t>starten</w:t>
      </w:r>
      <w:r w:rsidR="0059376E" w:rsidRPr="000F4B27">
        <w:rPr>
          <w:sz w:val="16"/>
          <w:szCs w:val="16"/>
        </w:rPr>
        <w:t xml:space="preserve"> van het project. Mocht het komen tot een </w:t>
      </w:r>
      <w:proofErr w:type="spellStart"/>
      <w:r w:rsidR="0059376E" w:rsidRPr="000F4B27">
        <w:rPr>
          <w:sz w:val="16"/>
          <w:szCs w:val="16"/>
        </w:rPr>
        <w:t>digideal</w:t>
      </w:r>
      <w:proofErr w:type="spellEnd"/>
      <w:r w:rsidR="0059376E" w:rsidRPr="000F4B27">
        <w:rPr>
          <w:sz w:val="16"/>
          <w:szCs w:val="16"/>
        </w:rPr>
        <w:t xml:space="preserve"> en het verwerven van het projectteam </w:t>
      </w:r>
      <w:r w:rsidR="000F4B27" w:rsidRPr="000F4B27">
        <w:rPr>
          <w:sz w:val="16"/>
          <w:szCs w:val="16"/>
        </w:rPr>
        <w:t xml:space="preserve">maanden duren, dan zal de planning niet gehaald worden en een deel van de te realiseren projectdoelen over de jaargrens heengaan. </w:t>
      </w:r>
    </w:p>
  </w:footnote>
  <w:footnote w:id="3">
    <w:p w14:paraId="2CC6244A" w14:textId="49D10BAF" w:rsidR="006301B5" w:rsidRDefault="006301B5">
      <w:pPr>
        <w:pStyle w:val="Voetnoottekst"/>
      </w:pPr>
      <w:r>
        <w:rPr>
          <w:rStyle w:val="Voetnootmarkering"/>
        </w:rPr>
        <w:footnoteRef/>
      </w:r>
      <w:r>
        <w:t xml:space="preserve"> </w:t>
      </w:r>
      <w:r w:rsidRPr="006301B5">
        <w:rPr>
          <w:sz w:val="16"/>
          <w:szCs w:val="16"/>
        </w:rPr>
        <w:t>We noemen dit vanaf nu afspraak</w:t>
      </w:r>
      <w:r>
        <w:rPr>
          <w:sz w:val="16"/>
          <w:szCs w:val="16"/>
        </w:rPr>
        <w:t>.</w:t>
      </w:r>
    </w:p>
  </w:footnote>
  <w:footnote w:id="4">
    <w:p w14:paraId="3F43031E" w14:textId="06E18BFB" w:rsidR="00730093" w:rsidRDefault="00730093">
      <w:pPr>
        <w:pStyle w:val="Voetnoottekst"/>
      </w:pPr>
      <w:r>
        <w:rPr>
          <w:rStyle w:val="Voetnootmarkering"/>
        </w:rPr>
        <w:footnoteRef/>
      </w:r>
      <w:r>
        <w:t xml:space="preserve"> </w:t>
      </w:r>
      <w:r w:rsidRPr="008A6F5A">
        <w:rPr>
          <w:sz w:val="16"/>
          <w:szCs w:val="16"/>
        </w:rPr>
        <w:t>Dit is de implementatie-ondersteuner</w:t>
      </w:r>
      <w:r w:rsidR="008A6F5A" w:rsidRPr="008A6F5A">
        <w:rPr>
          <w:sz w:val="16"/>
          <w:szCs w:val="16"/>
        </w:rPr>
        <w:t>, die ook onderzoek doet naar de benodigde ondersteuning.</w:t>
      </w:r>
    </w:p>
  </w:footnote>
  <w:footnote w:id="5">
    <w:p w14:paraId="0A1FDD3C" w14:textId="6FB0452C" w:rsidR="00AA3AE1" w:rsidRDefault="00AA3AE1">
      <w:pPr>
        <w:pStyle w:val="Voetnoottekst"/>
      </w:pPr>
      <w:r>
        <w:rPr>
          <w:rStyle w:val="Voetnootmarkering"/>
        </w:rPr>
        <w:footnoteRef/>
      </w:r>
      <w:r>
        <w:t xml:space="preserve"> </w:t>
      </w:r>
      <w:r w:rsidRPr="00AA3AE1">
        <w:rPr>
          <w:sz w:val="16"/>
          <w:szCs w:val="16"/>
        </w:rPr>
        <w:t>Dit kan een eventuele gezamenlijke bijeenkomst zijn van de klankbordgroep indieners en gemeenten.</w:t>
      </w:r>
    </w:p>
  </w:footnote>
  <w:footnote w:id="6">
    <w:p w14:paraId="72487316" w14:textId="73FC4A6D" w:rsidR="0013092E" w:rsidRDefault="0013092E">
      <w:pPr>
        <w:pStyle w:val="Voetnoottekst"/>
      </w:pPr>
      <w:r>
        <w:rPr>
          <w:rStyle w:val="Voetnootmarkering"/>
        </w:rPr>
        <w:footnoteRef/>
      </w:r>
      <w:r>
        <w:t xml:space="preserve"> </w:t>
      </w:r>
      <w:r w:rsidRPr="00AA3AE1">
        <w:rPr>
          <w:sz w:val="16"/>
          <w:szCs w:val="16"/>
        </w:rPr>
        <w:t xml:space="preserve">Dit kan een eventuele gezamenlijke bijeenkomst zijn van de klankbordgroep indieners en </w:t>
      </w:r>
      <w:r w:rsidR="00AA3AE1" w:rsidRPr="00AA3AE1">
        <w:rPr>
          <w:sz w:val="16"/>
          <w:szCs w:val="16"/>
        </w:rPr>
        <w:t xml:space="preserve">gemeenten. </w:t>
      </w:r>
    </w:p>
  </w:footnote>
  <w:footnote w:id="7">
    <w:p w14:paraId="3DD20C66" w14:textId="364D88CF" w:rsidR="00726FA9" w:rsidRDefault="00726FA9">
      <w:pPr>
        <w:pStyle w:val="Voetnoottekst"/>
      </w:pPr>
      <w:r>
        <w:rPr>
          <w:rStyle w:val="Voetnootmarkering"/>
        </w:rPr>
        <w:footnoteRef/>
      </w:r>
      <w:r>
        <w:t xml:space="preserve"> </w:t>
      </w:r>
      <w:r w:rsidRPr="003B3C33">
        <w:rPr>
          <w:sz w:val="16"/>
          <w:szCs w:val="16"/>
        </w:rPr>
        <w:t xml:space="preserve">Onder beheer verstaan we hosting, </w:t>
      </w:r>
      <w:r w:rsidR="00287A07" w:rsidRPr="003B3C33">
        <w:rPr>
          <w:sz w:val="16"/>
          <w:szCs w:val="16"/>
        </w:rPr>
        <w:t>tweede lijn</w:t>
      </w:r>
      <w:r w:rsidRPr="003B3C33">
        <w:rPr>
          <w:sz w:val="16"/>
          <w:szCs w:val="16"/>
        </w:rPr>
        <w:t>support</w:t>
      </w:r>
      <w:r w:rsidR="009E76C2" w:rsidRPr="003B3C33">
        <w:rPr>
          <w:sz w:val="16"/>
          <w:szCs w:val="16"/>
        </w:rPr>
        <w:t>,</w:t>
      </w:r>
      <w:r w:rsidR="00287A07" w:rsidRPr="003B3C33">
        <w:rPr>
          <w:sz w:val="16"/>
          <w:szCs w:val="16"/>
        </w:rPr>
        <w:t xml:space="preserve"> </w:t>
      </w:r>
      <w:r w:rsidR="009E76C2" w:rsidRPr="003B3C33">
        <w:rPr>
          <w:sz w:val="16"/>
          <w:szCs w:val="16"/>
        </w:rPr>
        <w:t>updates OS</w:t>
      </w:r>
      <w:r w:rsidR="003B3C33" w:rsidRPr="003B3C33">
        <w:rPr>
          <w:sz w:val="16"/>
          <w:szCs w:val="16"/>
        </w:rPr>
        <w:t xml:space="preserve">, bug fixing en kleine aanpassingen. </w:t>
      </w:r>
      <w:r w:rsidR="00FB5C5D">
        <w:rPr>
          <w:sz w:val="16"/>
          <w:szCs w:val="16"/>
        </w:rPr>
        <w:t xml:space="preserve">Beheerkosten bedragen meestal </w:t>
      </w:r>
      <w:r w:rsidR="00E43E98">
        <w:rPr>
          <w:sz w:val="16"/>
          <w:szCs w:val="16"/>
        </w:rPr>
        <w:t>1</w:t>
      </w:r>
      <w:r w:rsidR="00FB5C5D">
        <w:rPr>
          <w:sz w:val="16"/>
          <w:szCs w:val="16"/>
        </w:rPr>
        <w:t xml:space="preserve">0% van de aanschaf kosten.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5DD0" w14:textId="216C0030" w:rsidR="00094B7C" w:rsidRDefault="007C5FA5">
    <w:pPr>
      <w:pStyle w:val="Koptekst"/>
    </w:pPr>
    <w:r>
      <w:rPr>
        <w:noProof/>
      </w:rPr>
      <w:pict w14:anchorId="03885D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16" o:spid="_x0000_s1029" type="#_x0000_t136" style="position:absolute;margin-left:0;margin-top:0;width:479.55pt;height:119.85pt;rotation:315;z-index:-251654142;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5A82" w14:textId="3E3E31EF" w:rsidR="00094B7C" w:rsidRDefault="007C5FA5">
    <w:pPr>
      <w:pStyle w:val="Koptekst"/>
    </w:pPr>
    <w:r>
      <w:rPr>
        <w:noProof/>
      </w:rPr>
      <w:pict w14:anchorId="184C32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17" o:spid="_x0000_s1030" type="#_x0000_t136" style="position:absolute;margin-left:0;margin-top:0;width:479.55pt;height:119.85pt;rotation:315;z-index:-251652094;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70AF" w14:textId="6B8E3A25" w:rsidR="00094B7C" w:rsidRDefault="007C5FA5">
    <w:pPr>
      <w:pStyle w:val="Koptekst"/>
    </w:pPr>
    <w:r>
      <w:rPr>
        <w:noProof/>
      </w:rPr>
      <w:pict w14:anchorId="0C672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15" o:spid="_x0000_s1028" type="#_x0000_t136" style="position:absolute;margin-left:0;margin-top:0;width:479.55pt;height:119.85pt;rotation:315;z-index:-251656190;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388C" w14:textId="143D6420" w:rsidR="001F7AA9" w:rsidRDefault="007C5FA5" w:rsidP="003464B4">
    <w:pPr>
      <w:pStyle w:val="Koptekst"/>
    </w:pPr>
    <w:r>
      <w:rPr>
        <w:noProof/>
      </w:rPr>
      <w:pict w14:anchorId="35BC4F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19" o:spid="_x0000_s1032" type="#_x0000_t136" style="position:absolute;margin-left:0;margin-top:0;width:479.55pt;height:119.85pt;rotation:315;z-index:-251647998;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428E" w14:textId="64D71488" w:rsidR="00613551" w:rsidRDefault="007C5FA5" w:rsidP="003464B4">
    <w:r>
      <w:rPr>
        <w:noProof/>
      </w:rPr>
      <w:pict w14:anchorId="6D0F17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20" o:spid="_x0000_s1033" type="#_x0000_t136" style="position:absolute;margin-left:0;margin-top:0;width:479.55pt;height:119.85pt;rotation:315;z-index:-251645950;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r w:rsidR="00613551">
      <w:tab/>
    </w:r>
  </w:p>
  <w:p w14:paraId="0484185B" w14:textId="0FD3CCD2" w:rsidR="00613551" w:rsidRDefault="00613551" w:rsidP="003464B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7F8E" w14:textId="66C18C0C" w:rsidR="00613551" w:rsidRDefault="007C5FA5" w:rsidP="003464B4">
    <w:r>
      <w:rPr>
        <w:noProof/>
      </w:rPr>
      <w:pict w14:anchorId="5A7C1F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604518" o:spid="_x0000_s1031" type="#_x0000_t136" style="position:absolute;margin-left:0;margin-top:0;width:479.55pt;height:119.85pt;rotation:315;z-index:-251650046;mso-position-horizontal:center;mso-position-horizontal-relative:margin;mso-position-vertical:center;mso-position-vertical-relative:margin" o:allowincell="f" fillcolor="silver" stroked="f">
          <v:fill opacity=".5"/>
          <v:textpath style="font-family:&quot;Arial&quot;;font-size:1pt" string="CONCEPT"/>
          <w10:wrap anchorx="margin" anchory="margin"/>
        </v:shape>
      </w:pict>
    </w:r>
    <w:r w:rsidR="00613551">
      <w:rPr>
        <w:noProof/>
      </w:rPr>
      <mc:AlternateContent>
        <mc:Choice Requires="wps">
          <w:drawing>
            <wp:anchor distT="0" distB="0" distL="114300" distR="114300" simplePos="0" relativeHeight="251658240" behindDoc="0" locked="0" layoutInCell="1" hidden="0" allowOverlap="1" wp14:anchorId="7404B08C" wp14:editId="72F5F267">
              <wp:simplePos x="0" y="0"/>
              <wp:positionH relativeFrom="page">
                <wp:posOffset>4275773</wp:posOffset>
              </wp:positionH>
              <wp:positionV relativeFrom="page">
                <wp:posOffset>350838</wp:posOffset>
              </wp:positionV>
              <wp:extent cx="2964815" cy="513715"/>
              <wp:effectExtent l="0" t="0" r="0" b="0"/>
              <wp:wrapNone/>
              <wp:docPr id="2" name="Rechthoek 2"/>
              <wp:cNvGraphicFramePr/>
              <a:graphic xmlns:a="http://schemas.openxmlformats.org/drawingml/2006/main">
                <a:graphicData uri="http://schemas.microsoft.com/office/word/2010/wordprocessingShape">
                  <wps:wsp>
                    <wps:cNvSpPr/>
                    <wps:spPr>
                      <a:xfrm>
                        <a:off x="3868355" y="3527905"/>
                        <a:ext cx="2955290" cy="504190"/>
                      </a:xfrm>
                      <a:prstGeom prst="rect">
                        <a:avLst/>
                      </a:prstGeom>
                      <a:noFill/>
                      <a:ln>
                        <a:noFill/>
                      </a:ln>
                    </wps:spPr>
                    <wps:txbx>
                      <w:txbxContent>
                        <w:p w14:paraId="7B505E9F" w14:textId="77777777" w:rsidR="00613551" w:rsidRDefault="00613551" w:rsidP="003464B4">
                          <w:r>
                            <w:t>Openbare Europese aanbesteding</w:t>
                          </w:r>
                        </w:p>
                        <w:p w14:paraId="554AEA27" w14:textId="77777777" w:rsidR="00613551" w:rsidRDefault="00613551" w:rsidP="003464B4">
                          <w:r>
                            <w:t>&lt;&lt;Naam aanbesteding&gt;&gt;</w:t>
                          </w:r>
                        </w:p>
                        <w:p w14:paraId="3605C5B1" w14:textId="77777777" w:rsidR="00613551" w:rsidRDefault="00613551" w:rsidP="003464B4">
                          <w:r>
                            <w:t>&lt;&lt;Referentienummer&gt;&gt;</w:t>
                          </w:r>
                        </w:p>
                      </w:txbxContent>
                    </wps:txbx>
                    <wps:bodyPr spcFirstLastPara="1" wrap="square" lIns="0" tIns="0" rIns="0" bIns="0" anchor="t" anchorCtr="0">
                      <a:noAutofit/>
                    </wps:bodyPr>
                  </wps:wsp>
                </a:graphicData>
              </a:graphic>
            </wp:anchor>
          </w:drawing>
        </mc:Choice>
        <mc:Fallback>
          <w:pict>
            <v:rect w14:anchorId="7404B08C" id="Rechthoek 2" o:spid="_x0000_s1026" style="position:absolute;margin-left:336.7pt;margin-top:27.65pt;width:233.45pt;height:40.4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" filled="f" stroked="f">
              <v:textbox inset="0,0,0,0">
                <w:txbxContent>
                  <w:p w14:paraId="7B505E9F" w14:textId="77777777" w:rsidR="00613551" w:rsidRDefault="00613551" w:rsidP="003464B4">
                    <w:r>
                      <w:t>Openbare Europese aanbesteding</w:t>
                    </w:r>
                  </w:p>
                  <w:p w14:paraId="554AEA27" w14:textId="77777777" w:rsidR="00613551" w:rsidRDefault="00613551" w:rsidP="003464B4">
                    <w:r>
                      <w:t>&lt;&lt;Naam aanbesteding&gt;&gt;</w:t>
                    </w:r>
                  </w:p>
                  <w:p w14:paraId="3605C5B1" w14:textId="77777777" w:rsidR="00613551" w:rsidRDefault="00613551" w:rsidP="003464B4">
                    <w:r>
                      <w:t>&lt;&lt;Referentienummer&gt;&gt;</w:t>
                    </w:r>
                  </w:p>
                </w:txbxContent>
              </v:textbox>
              <w10:wrap anchorx="page" anchory="page"/>
            </v:rect>
          </w:pict>
        </mc:Fallback>
      </mc:AlternateContent>
    </w:r>
    <w:r w:rsidR="00613551">
      <w:rPr>
        <w:noProof/>
      </w:rPr>
      <mc:AlternateContent>
        <mc:Choice Requires="wps">
          <w:drawing>
            <wp:anchor distT="0" distB="0" distL="114300" distR="114300" simplePos="0" relativeHeight="251658241" behindDoc="0" locked="0" layoutInCell="1" hidden="0" allowOverlap="1" wp14:anchorId="606149E2" wp14:editId="0F5C55AC">
              <wp:simplePos x="0" y="0"/>
              <wp:positionH relativeFrom="page">
                <wp:posOffset>5214938</wp:posOffset>
              </wp:positionH>
              <wp:positionV relativeFrom="page">
                <wp:posOffset>998538</wp:posOffset>
              </wp:positionV>
              <wp:extent cx="2025650" cy="1866900"/>
              <wp:effectExtent l="0" t="0" r="0" b="0"/>
              <wp:wrapNone/>
              <wp:docPr id="1" name="Rechthoek 1"/>
              <wp:cNvGraphicFramePr/>
              <a:graphic xmlns:a="http://schemas.openxmlformats.org/drawingml/2006/main">
                <a:graphicData uri="http://schemas.microsoft.com/office/word/2010/wordprocessingShape">
                  <wps:wsp>
                    <wps:cNvSpPr/>
                    <wps:spPr>
                      <a:xfrm>
                        <a:off x="4337938" y="2851313"/>
                        <a:ext cx="2016125" cy="1857375"/>
                      </a:xfrm>
                      <a:prstGeom prst="rect">
                        <a:avLst/>
                      </a:prstGeom>
                      <a:noFill/>
                      <a:ln>
                        <a:noFill/>
                      </a:ln>
                    </wps:spPr>
                    <wps:txbx>
                      <w:txbxContent>
                        <w:p w14:paraId="769BFAA3" w14:textId="77777777" w:rsidR="00613551" w:rsidRDefault="00613551" w:rsidP="003464B4">
                          <w:r>
                            <w:t>Datum</w:t>
                          </w:r>
                        </w:p>
                        <w:p w14:paraId="58EB3F7E" w14:textId="77777777" w:rsidR="00613551" w:rsidRDefault="00613551" w:rsidP="003464B4">
                          <w:r>
                            <w:t>&lt;&lt;datum&gt;&gt;</w:t>
                          </w:r>
                        </w:p>
                        <w:p w14:paraId="53EF9D6A" w14:textId="77777777" w:rsidR="00613551" w:rsidRDefault="00613551" w:rsidP="003464B4">
                          <w:r>
                            <w:t>Versie</w:t>
                          </w:r>
                        </w:p>
                        <w:p w14:paraId="2A76C0C7" w14:textId="77777777" w:rsidR="00613551" w:rsidRDefault="00613551" w:rsidP="003464B4">
                          <w:r>
                            <w:t>&lt;&lt;versie&gt;&gt;</w:t>
                          </w:r>
                        </w:p>
                        <w:p w14:paraId="28CE60E5" w14:textId="77777777" w:rsidR="00613551" w:rsidRDefault="00613551" w:rsidP="003464B4">
                          <w:r>
                            <w:t>Pagina</w:t>
                          </w:r>
                        </w:p>
                        <w:p w14:paraId="1067F96D" w14:textId="77777777" w:rsidR="00613551" w:rsidRDefault="00613551" w:rsidP="003464B4">
                          <w:r>
                            <w:t xml:space="preserve"> PAGE 3 van  NUMPAGES 7</w:t>
                          </w:r>
                        </w:p>
                      </w:txbxContent>
                    </wps:txbx>
                    <wps:bodyPr spcFirstLastPara="1" wrap="square" lIns="0" tIns="0" rIns="0" bIns="0" anchor="t" anchorCtr="0">
                      <a:noAutofit/>
                    </wps:bodyPr>
                  </wps:wsp>
                </a:graphicData>
              </a:graphic>
            </wp:anchor>
          </w:drawing>
        </mc:Choice>
        <mc:Fallback>
          <w:pict>
            <v:rect w14:anchorId="606149E2" id="Rechthoek 1" o:spid="_x0000_s1027" style="position:absolute;margin-left:410.65pt;margin-top:78.65pt;width:159.5pt;height:147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" filled="f" stroked="f">
              <v:textbox inset="0,0,0,0">
                <w:txbxContent>
                  <w:p w14:paraId="769BFAA3" w14:textId="77777777" w:rsidR="00613551" w:rsidRDefault="00613551" w:rsidP="003464B4">
                    <w:r>
                      <w:t>Datum</w:t>
                    </w:r>
                  </w:p>
                  <w:p w14:paraId="58EB3F7E" w14:textId="77777777" w:rsidR="00613551" w:rsidRDefault="00613551" w:rsidP="003464B4">
                    <w:r>
                      <w:t>&lt;&lt;datum&gt;&gt;</w:t>
                    </w:r>
                  </w:p>
                  <w:p w14:paraId="53EF9D6A" w14:textId="77777777" w:rsidR="00613551" w:rsidRDefault="00613551" w:rsidP="003464B4">
                    <w:r>
                      <w:t>Versie</w:t>
                    </w:r>
                  </w:p>
                  <w:p w14:paraId="2A76C0C7" w14:textId="77777777" w:rsidR="00613551" w:rsidRDefault="00613551" w:rsidP="003464B4">
                    <w:r>
                      <w:t>&lt;&lt;versie&gt;&gt;</w:t>
                    </w:r>
                  </w:p>
                  <w:p w14:paraId="28CE60E5" w14:textId="77777777" w:rsidR="00613551" w:rsidRDefault="00613551" w:rsidP="003464B4">
                    <w:r>
                      <w:t>Pagina</w:t>
                    </w:r>
                  </w:p>
                  <w:p w14:paraId="1067F96D" w14:textId="77777777" w:rsidR="00613551" w:rsidRDefault="00613551" w:rsidP="003464B4">
                    <w:r>
                      <w:t xml:space="preserve"> PAGE 3 van  NUMPAGES 7</w:t>
                    </w:r>
                  </w:p>
                </w:txbxContent>
              </v:textbox>
              <w10:wrap anchorx="page" anchory="page"/>
            </v:rect>
          </w:pict>
        </mc:Fallback>
      </mc:AlternateContent>
    </w:r>
    <w:r w:rsidR="00613551">
      <w:rPr>
        <w:noProof/>
      </w:rPr>
      <w:drawing>
        <wp:anchor distT="0" distB="0" distL="114300" distR="114300" simplePos="0" relativeHeight="251658242" behindDoc="0" locked="0" layoutInCell="1" hidden="0" allowOverlap="1" wp14:anchorId="644F508B" wp14:editId="51D1D304">
          <wp:simplePos x="0" y="0"/>
          <wp:positionH relativeFrom="page">
            <wp:posOffset>441960</wp:posOffset>
          </wp:positionH>
          <wp:positionV relativeFrom="page">
            <wp:posOffset>320675</wp:posOffset>
          </wp:positionV>
          <wp:extent cx="3107055" cy="1028700"/>
          <wp:effectExtent l="0" t="0" r="0" b="0"/>
          <wp:wrapTopAndBottom distT="0" distB="0"/>
          <wp:docPr id="8" name="image5.jpg" descr="zw25"/>
          <wp:cNvGraphicFramePr/>
          <a:graphic xmlns:a="http://schemas.openxmlformats.org/drawingml/2006/main">
            <a:graphicData uri="http://schemas.openxmlformats.org/drawingml/2006/picture">
              <pic:pic xmlns:pic="http://schemas.openxmlformats.org/drawingml/2006/picture">
                <pic:nvPicPr>
                  <pic:cNvPr id="0" name="image5.jpg" descr="zw25"/>
                  <pic:cNvPicPr preferRelativeResize="0"/>
                </pic:nvPicPr>
                <pic:blipFill>
                  <a:blip r:embed="rId1"/>
                  <a:srcRect/>
                  <a:stretch>
                    <a:fillRect/>
                  </a:stretch>
                </pic:blipFill>
                <pic:spPr>
                  <a:xfrm>
                    <a:off x="0" y="0"/>
                    <a:ext cx="3107055" cy="1028700"/>
                  </a:xfrm>
                  <a:prstGeom prst="rect">
                    <a:avLst/>
                  </a:prstGeom>
                  <a:ln/>
                </pic:spPr>
              </pic:pic>
            </a:graphicData>
          </a:graphic>
        </wp:anchor>
      </w:drawing>
    </w:r>
    <w:r w:rsidR="0061355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3E2"/>
    <w:multiLevelType w:val="hybridMultilevel"/>
    <w:tmpl w:val="5C6862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46D3D32"/>
    <w:multiLevelType w:val="hybridMultilevel"/>
    <w:tmpl w:val="4C3E6232"/>
    <w:lvl w:ilvl="0" w:tplc="306888DE">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D6031CE"/>
    <w:multiLevelType w:val="hybridMultilevel"/>
    <w:tmpl w:val="3BA6DD3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4562440"/>
    <w:multiLevelType w:val="hybridMultilevel"/>
    <w:tmpl w:val="DA440936"/>
    <w:lvl w:ilvl="0" w:tplc="6268B60A">
      <w:start w:val="6"/>
      <w:numFmt w:val="bullet"/>
      <w:lvlText w:val="-"/>
      <w:lvlJc w:val="left"/>
      <w:pPr>
        <w:ind w:left="720" w:hanging="360"/>
      </w:pPr>
      <w:rPr>
        <w:rFonts w:ascii="Arial" w:eastAsia="Verdan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B149303"/>
    <w:multiLevelType w:val="hybridMultilevel"/>
    <w:tmpl w:val="68E6E07C"/>
    <w:lvl w:ilvl="0" w:tplc="8F841EB4">
      <w:start w:val="1"/>
      <w:numFmt w:val="decimal"/>
      <w:lvlText w:val="%1."/>
      <w:lvlJc w:val="left"/>
      <w:pPr>
        <w:ind w:left="720" w:hanging="360"/>
      </w:pPr>
    </w:lvl>
    <w:lvl w:ilvl="1" w:tplc="56AC9342">
      <w:start w:val="1"/>
      <w:numFmt w:val="lowerLetter"/>
      <w:lvlText w:val="%2."/>
      <w:lvlJc w:val="left"/>
      <w:pPr>
        <w:ind w:left="1440" w:hanging="360"/>
      </w:pPr>
    </w:lvl>
    <w:lvl w:ilvl="2" w:tplc="E20EC036">
      <w:start w:val="1"/>
      <w:numFmt w:val="lowerRoman"/>
      <w:lvlText w:val="%3."/>
      <w:lvlJc w:val="right"/>
      <w:pPr>
        <w:ind w:left="2160" w:hanging="180"/>
      </w:pPr>
    </w:lvl>
    <w:lvl w:ilvl="3" w:tplc="6DA269DA">
      <w:start w:val="1"/>
      <w:numFmt w:val="decimal"/>
      <w:lvlText w:val="%4."/>
      <w:lvlJc w:val="left"/>
      <w:pPr>
        <w:ind w:left="2880" w:hanging="360"/>
      </w:pPr>
    </w:lvl>
    <w:lvl w:ilvl="4" w:tplc="3A8A242E">
      <w:start w:val="1"/>
      <w:numFmt w:val="lowerLetter"/>
      <w:lvlText w:val="%5."/>
      <w:lvlJc w:val="left"/>
      <w:pPr>
        <w:ind w:left="3600" w:hanging="360"/>
      </w:pPr>
    </w:lvl>
    <w:lvl w:ilvl="5" w:tplc="5CBCEB44">
      <w:start w:val="1"/>
      <w:numFmt w:val="lowerRoman"/>
      <w:lvlText w:val="%6."/>
      <w:lvlJc w:val="right"/>
      <w:pPr>
        <w:ind w:left="4320" w:hanging="180"/>
      </w:pPr>
    </w:lvl>
    <w:lvl w:ilvl="6" w:tplc="175A28B4">
      <w:start w:val="1"/>
      <w:numFmt w:val="decimal"/>
      <w:lvlText w:val="%7."/>
      <w:lvlJc w:val="left"/>
      <w:pPr>
        <w:ind w:left="5040" w:hanging="360"/>
      </w:pPr>
    </w:lvl>
    <w:lvl w:ilvl="7" w:tplc="CFF0D234">
      <w:start w:val="1"/>
      <w:numFmt w:val="lowerLetter"/>
      <w:lvlText w:val="%8."/>
      <w:lvlJc w:val="left"/>
      <w:pPr>
        <w:ind w:left="5760" w:hanging="360"/>
      </w:pPr>
    </w:lvl>
    <w:lvl w:ilvl="8" w:tplc="D3FE5096">
      <w:start w:val="1"/>
      <w:numFmt w:val="lowerRoman"/>
      <w:lvlText w:val="%9."/>
      <w:lvlJc w:val="right"/>
      <w:pPr>
        <w:ind w:left="6480" w:hanging="180"/>
      </w:pPr>
    </w:lvl>
  </w:abstractNum>
  <w:abstractNum w:abstractNumId="5" w15:restartNumberingAfterBreak="0">
    <w:nsid w:val="396A45C5"/>
    <w:multiLevelType w:val="hybridMultilevel"/>
    <w:tmpl w:val="701696E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D328F13"/>
    <w:multiLevelType w:val="hybridMultilevel"/>
    <w:tmpl w:val="6CDCC854"/>
    <w:lvl w:ilvl="0" w:tplc="CA302F10">
      <w:start w:val="1"/>
      <w:numFmt w:val="decimal"/>
      <w:lvlText w:val="%1."/>
      <w:lvlJc w:val="left"/>
      <w:pPr>
        <w:ind w:left="720" w:hanging="360"/>
      </w:pPr>
    </w:lvl>
    <w:lvl w:ilvl="1" w:tplc="E89EBBC4">
      <w:start w:val="1"/>
      <w:numFmt w:val="lowerLetter"/>
      <w:lvlText w:val="%2."/>
      <w:lvlJc w:val="left"/>
      <w:pPr>
        <w:ind w:left="1440" w:hanging="360"/>
      </w:pPr>
    </w:lvl>
    <w:lvl w:ilvl="2" w:tplc="DDC2DE06">
      <w:start w:val="1"/>
      <w:numFmt w:val="lowerRoman"/>
      <w:lvlText w:val="%3."/>
      <w:lvlJc w:val="right"/>
      <w:pPr>
        <w:ind w:left="2160" w:hanging="180"/>
      </w:pPr>
    </w:lvl>
    <w:lvl w:ilvl="3" w:tplc="48486A38">
      <w:start w:val="1"/>
      <w:numFmt w:val="decimal"/>
      <w:lvlText w:val="%4."/>
      <w:lvlJc w:val="left"/>
      <w:pPr>
        <w:ind w:left="2880" w:hanging="360"/>
      </w:pPr>
    </w:lvl>
    <w:lvl w:ilvl="4" w:tplc="5E3CAAC8">
      <w:start w:val="1"/>
      <w:numFmt w:val="lowerLetter"/>
      <w:lvlText w:val="%5."/>
      <w:lvlJc w:val="left"/>
      <w:pPr>
        <w:ind w:left="3600" w:hanging="360"/>
      </w:pPr>
    </w:lvl>
    <w:lvl w:ilvl="5" w:tplc="55642FC8">
      <w:start w:val="1"/>
      <w:numFmt w:val="lowerRoman"/>
      <w:lvlText w:val="%6."/>
      <w:lvlJc w:val="right"/>
      <w:pPr>
        <w:ind w:left="4320" w:hanging="180"/>
      </w:pPr>
    </w:lvl>
    <w:lvl w:ilvl="6" w:tplc="591CDFD4">
      <w:start w:val="1"/>
      <w:numFmt w:val="decimal"/>
      <w:lvlText w:val="%7."/>
      <w:lvlJc w:val="left"/>
      <w:pPr>
        <w:ind w:left="5040" w:hanging="360"/>
      </w:pPr>
    </w:lvl>
    <w:lvl w:ilvl="7" w:tplc="6E286554">
      <w:start w:val="1"/>
      <w:numFmt w:val="lowerLetter"/>
      <w:lvlText w:val="%8."/>
      <w:lvlJc w:val="left"/>
      <w:pPr>
        <w:ind w:left="5760" w:hanging="360"/>
      </w:pPr>
    </w:lvl>
    <w:lvl w:ilvl="8" w:tplc="D742B6FE">
      <w:start w:val="1"/>
      <w:numFmt w:val="lowerRoman"/>
      <w:lvlText w:val="%9."/>
      <w:lvlJc w:val="right"/>
      <w:pPr>
        <w:ind w:left="6480" w:hanging="180"/>
      </w:pPr>
    </w:lvl>
  </w:abstractNum>
  <w:abstractNum w:abstractNumId="7" w15:restartNumberingAfterBreak="0">
    <w:nsid w:val="3D8563DA"/>
    <w:multiLevelType w:val="multilevel"/>
    <w:tmpl w:val="D194CD26"/>
    <w:lvl w:ilvl="0">
      <w:start w:val="1"/>
      <w:numFmt w:val="decimal"/>
      <w:lvlText w:val="%1"/>
      <w:lvlJc w:val="left"/>
      <w:pPr>
        <w:ind w:left="432" w:hanging="432"/>
      </w:pPr>
      <w:rPr>
        <w:sz w:val="28"/>
        <w:szCs w:val="28"/>
      </w:rPr>
    </w:lvl>
    <w:lvl w:ilvl="1">
      <w:start w:val="1"/>
      <w:numFmt w:val="decimal"/>
      <w:lvlText w:val="%1.%2"/>
      <w:lvlJc w:val="left"/>
      <w:pPr>
        <w:ind w:left="576" w:hanging="576"/>
      </w:pPr>
      <w:rPr>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3530228"/>
    <w:multiLevelType w:val="hybridMultilevel"/>
    <w:tmpl w:val="73DE763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3D03FB5"/>
    <w:multiLevelType w:val="hybridMultilevel"/>
    <w:tmpl w:val="AE5465F6"/>
    <w:lvl w:ilvl="0" w:tplc="6268B60A">
      <w:start w:val="6"/>
      <w:numFmt w:val="bullet"/>
      <w:lvlText w:val="-"/>
      <w:lvlJc w:val="left"/>
      <w:pPr>
        <w:ind w:left="720" w:hanging="360"/>
      </w:pPr>
      <w:rPr>
        <w:rFonts w:ascii="Arial" w:eastAsia="Verdan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A7110BB"/>
    <w:multiLevelType w:val="hybridMultilevel"/>
    <w:tmpl w:val="F330139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B3325AC"/>
    <w:multiLevelType w:val="hybridMultilevel"/>
    <w:tmpl w:val="795AE4AA"/>
    <w:lvl w:ilvl="0" w:tplc="55425926">
      <w:numFmt w:val="bullet"/>
      <w:lvlText w:val="-"/>
      <w:lvlJc w:val="left"/>
      <w:pPr>
        <w:ind w:left="720" w:hanging="360"/>
      </w:pPr>
      <w:rPr>
        <w:rFonts w:ascii="Arial" w:eastAsia="Verdana"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44F30FE"/>
    <w:multiLevelType w:val="hybridMultilevel"/>
    <w:tmpl w:val="1AC41E8C"/>
    <w:lvl w:ilvl="0" w:tplc="6268B60A">
      <w:start w:val="6"/>
      <w:numFmt w:val="bullet"/>
      <w:lvlText w:val="-"/>
      <w:lvlJc w:val="left"/>
      <w:pPr>
        <w:ind w:left="720" w:hanging="360"/>
      </w:pPr>
      <w:rPr>
        <w:rFonts w:ascii="Arial" w:eastAsia="Verdan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201636D"/>
    <w:multiLevelType w:val="hybridMultilevel"/>
    <w:tmpl w:val="815C0D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577BD4"/>
    <w:multiLevelType w:val="hybridMultilevel"/>
    <w:tmpl w:val="8B083D20"/>
    <w:lvl w:ilvl="0" w:tplc="54E42D74">
      <w:start w:val="1"/>
      <w:numFmt w:val="decimal"/>
      <w:lvlText w:val="%1."/>
      <w:lvlJc w:val="left"/>
      <w:pPr>
        <w:tabs>
          <w:tab w:val="num" w:pos="720"/>
        </w:tabs>
        <w:ind w:left="720" w:hanging="360"/>
      </w:pPr>
    </w:lvl>
    <w:lvl w:ilvl="1" w:tplc="10ACDF18" w:tentative="1">
      <w:start w:val="1"/>
      <w:numFmt w:val="decimal"/>
      <w:lvlText w:val="%2."/>
      <w:lvlJc w:val="left"/>
      <w:pPr>
        <w:tabs>
          <w:tab w:val="num" w:pos="1440"/>
        </w:tabs>
        <w:ind w:left="1440" w:hanging="360"/>
      </w:pPr>
    </w:lvl>
    <w:lvl w:ilvl="2" w:tplc="1646E676" w:tentative="1">
      <w:start w:val="1"/>
      <w:numFmt w:val="decimal"/>
      <w:lvlText w:val="%3."/>
      <w:lvlJc w:val="left"/>
      <w:pPr>
        <w:tabs>
          <w:tab w:val="num" w:pos="2160"/>
        </w:tabs>
        <w:ind w:left="2160" w:hanging="360"/>
      </w:pPr>
    </w:lvl>
    <w:lvl w:ilvl="3" w:tplc="DC94CC0C" w:tentative="1">
      <w:start w:val="1"/>
      <w:numFmt w:val="decimal"/>
      <w:lvlText w:val="%4."/>
      <w:lvlJc w:val="left"/>
      <w:pPr>
        <w:tabs>
          <w:tab w:val="num" w:pos="2880"/>
        </w:tabs>
        <w:ind w:left="2880" w:hanging="360"/>
      </w:pPr>
    </w:lvl>
    <w:lvl w:ilvl="4" w:tplc="8CF29D86" w:tentative="1">
      <w:start w:val="1"/>
      <w:numFmt w:val="decimal"/>
      <w:lvlText w:val="%5."/>
      <w:lvlJc w:val="left"/>
      <w:pPr>
        <w:tabs>
          <w:tab w:val="num" w:pos="3600"/>
        </w:tabs>
        <w:ind w:left="3600" w:hanging="360"/>
      </w:pPr>
    </w:lvl>
    <w:lvl w:ilvl="5" w:tplc="9ED62202" w:tentative="1">
      <w:start w:val="1"/>
      <w:numFmt w:val="decimal"/>
      <w:lvlText w:val="%6."/>
      <w:lvlJc w:val="left"/>
      <w:pPr>
        <w:tabs>
          <w:tab w:val="num" w:pos="4320"/>
        </w:tabs>
        <w:ind w:left="4320" w:hanging="360"/>
      </w:pPr>
    </w:lvl>
    <w:lvl w:ilvl="6" w:tplc="3230A432" w:tentative="1">
      <w:start w:val="1"/>
      <w:numFmt w:val="decimal"/>
      <w:lvlText w:val="%7."/>
      <w:lvlJc w:val="left"/>
      <w:pPr>
        <w:tabs>
          <w:tab w:val="num" w:pos="5040"/>
        </w:tabs>
        <w:ind w:left="5040" w:hanging="360"/>
      </w:pPr>
    </w:lvl>
    <w:lvl w:ilvl="7" w:tplc="B8E6FAD0" w:tentative="1">
      <w:start w:val="1"/>
      <w:numFmt w:val="decimal"/>
      <w:lvlText w:val="%8."/>
      <w:lvlJc w:val="left"/>
      <w:pPr>
        <w:tabs>
          <w:tab w:val="num" w:pos="5760"/>
        </w:tabs>
        <w:ind w:left="5760" w:hanging="360"/>
      </w:pPr>
    </w:lvl>
    <w:lvl w:ilvl="8" w:tplc="AACA797E" w:tentative="1">
      <w:start w:val="1"/>
      <w:numFmt w:val="decimal"/>
      <w:lvlText w:val="%9."/>
      <w:lvlJc w:val="left"/>
      <w:pPr>
        <w:tabs>
          <w:tab w:val="num" w:pos="6480"/>
        </w:tabs>
        <w:ind w:left="6480" w:hanging="360"/>
      </w:pPr>
    </w:lvl>
  </w:abstractNum>
  <w:num w:numId="1" w16cid:durableId="1290164688">
    <w:abstractNumId w:val="4"/>
  </w:num>
  <w:num w:numId="2" w16cid:durableId="741484946">
    <w:abstractNumId w:val="6"/>
  </w:num>
  <w:num w:numId="3" w16cid:durableId="2063289668">
    <w:abstractNumId w:val="7"/>
  </w:num>
  <w:num w:numId="4" w16cid:durableId="383602290">
    <w:abstractNumId w:val="8"/>
  </w:num>
  <w:num w:numId="5" w16cid:durableId="110976567">
    <w:abstractNumId w:val="11"/>
  </w:num>
  <w:num w:numId="6" w16cid:durableId="184295743">
    <w:abstractNumId w:val="13"/>
  </w:num>
  <w:num w:numId="7" w16cid:durableId="1739939323">
    <w:abstractNumId w:val="0"/>
  </w:num>
  <w:num w:numId="8" w16cid:durableId="1650747159">
    <w:abstractNumId w:val="5"/>
  </w:num>
  <w:num w:numId="9" w16cid:durableId="1914201121">
    <w:abstractNumId w:val="1"/>
  </w:num>
  <w:num w:numId="10" w16cid:durableId="695817398">
    <w:abstractNumId w:val="2"/>
  </w:num>
  <w:num w:numId="11" w16cid:durableId="936013688">
    <w:abstractNumId w:val="14"/>
  </w:num>
  <w:num w:numId="12" w16cid:durableId="1595552138">
    <w:abstractNumId w:val="10"/>
  </w:num>
  <w:num w:numId="13" w16cid:durableId="747847528">
    <w:abstractNumId w:val="12"/>
  </w:num>
  <w:num w:numId="14" w16cid:durableId="874468901">
    <w:abstractNumId w:val="3"/>
  </w:num>
  <w:num w:numId="15" w16cid:durableId="1528831402">
    <w:abstractNumId w:val="9"/>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r, Ruud van der">
    <w15:presenceInfo w15:providerId="AD" w15:userId="S::R.Van.Der.Meer@amsterdam.nl::54551f98-e9c8-40be-8b49-3fa8a30231ab"/>
  </w15:person>
  <w15:person w15:author="Niek Pluijmert">
    <w15:presenceInfo w15:providerId="AD" w15:userId="S::Niek.Pluijmert@vng.nl::6e91e904-b1f1-41ed-9a56-d742c095c282"/>
  </w15:person>
  <w15:person w15:author="Niek Pluijmert [2]">
    <w15:presenceInfo w15:providerId="AD" w15:userId="S::pluijmert@inqa.nl::2254af40-d407-4a88-82ce-1d82225fe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trackRevisions/>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26F"/>
    <w:rsid w:val="000000F4"/>
    <w:rsid w:val="00000C5C"/>
    <w:rsid w:val="00001648"/>
    <w:rsid w:val="000017B1"/>
    <w:rsid w:val="00001B36"/>
    <w:rsid w:val="00002710"/>
    <w:rsid w:val="00002898"/>
    <w:rsid w:val="000033B5"/>
    <w:rsid w:val="000036A2"/>
    <w:rsid w:val="00003A74"/>
    <w:rsid w:val="00003D9F"/>
    <w:rsid w:val="00003E1B"/>
    <w:rsid w:val="00004AE4"/>
    <w:rsid w:val="00004B1E"/>
    <w:rsid w:val="00004B79"/>
    <w:rsid w:val="00004BF8"/>
    <w:rsid w:val="0000522C"/>
    <w:rsid w:val="00005CB4"/>
    <w:rsid w:val="0000742D"/>
    <w:rsid w:val="00007FE8"/>
    <w:rsid w:val="00010A07"/>
    <w:rsid w:val="0001111E"/>
    <w:rsid w:val="00011F53"/>
    <w:rsid w:val="000120DC"/>
    <w:rsid w:val="00013768"/>
    <w:rsid w:val="00014650"/>
    <w:rsid w:val="00014D9D"/>
    <w:rsid w:val="0001517F"/>
    <w:rsid w:val="00015CC5"/>
    <w:rsid w:val="000160DC"/>
    <w:rsid w:val="000169DC"/>
    <w:rsid w:val="00017B0D"/>
    <w:rsid w:val="00020CDD"/>
    <w:rsid w:val="00020E2D"/>
    <w:rsid w:val="00020EAC"/>
    <w:rsid w:val="00021E61"/>
    <w:rsid w:val="00021FE2"/>
    <w:rsid w:val="00022058"/>
    <w:rsid w:val="00022657"/>
    <w:rsid w:val="00023B5B"/>
    <w:rsid w:val="000241CE"/>
    <w:rsid w:val="000258F4"/>
    <w:rsid w:val="00025A9E"/>
    <w:rsid w:val="000261EA"/>
    <w:rsid w:val="000266D2"/>
    <w:rsid w:val="00026A13"/>
    <w:rsid w:val="00027553"/>
    <w:rsid w:val="0003089A"/>
    <w:rsid w:val="000308BE"/>
    <w:rsid w:val="000309F0"/>
    <w:rsid w:val="00031547"/>
    <w:rsid w:val="00031F14"/>
    <w:rsid w:val="0003223F"/>
    <w:rsid w:val="00032EDA"/>
    <w:rsid w:val="00033B75"/>
    <w:rsid w:val="00033F22"/>
    <w:rsid w:val="000343D5"/>
    <w:rsid w:val="000349FE"/>
    <w:rsid w:val="00035039"/>
    <w:rsid w:val="00040549"/>
    <w:rsid w:val="0004070B"/>
    <w:rsid w:val="000409EB"/>
    <w:rsid w:val="0004128E"/>
    <w:rsid w:val="00041E1C"/>
    <w:rsid w:val="0004305A"/>
    <w:rsid w:val="0004356C"/>
    <w:rsid w:val="00044145"/>
    <w:rsid w:val="000444DF"/>
    <w:rsid w:val="00045D55"/>
    <w:rsid w:val="0004602B"/>
    <w:rsid w:val="00046C4E"/>
    <w:rsid w:val="000476E0"/>
    <w:rsid w:val="00047F70"/>
    <w:rsid w:val="000507E2"/>
    <w:rsid w:val="00051DE8"/>
    <w:rsid w:val="0005280E"/>
    <w:rsid w:val="00052A14"/>
    <w:rsid w:val="00052D72"/>
    <w:rsid w:val="0005391B"/>
    <w:rsid w:val="000539FA"/>
    <w:rsid w:val="000555A4"/>
    <w:rsid w:val="00055E96"/>
    <w:rsid w:val="00056A0E"/>
    <w:rsid w:val="00056F44"/>
    <w:rsid w:val="000577EC"/>
    <w:rsid w:val="00057A75"/>
    <w:rsid w:val="00057F43"/>
    <w:rsid w:val="000604A2"/>
    <w:rsid w:val="00060CE3"/>
    <w:rsid w:val="00061382"/>
    <w:rsid w:val="0006195A"/>
    <w:rsid w:val="00061CE3"/>
    <w:rsid w:val="00061FD7"/>
    <w:rsid w:val="00062303"/>
    <w:rsid w:val="00062642"/>
    <w:rsid w:val="000635A2"/>
    <w:rsid w:val="000636D7"/>
    <w:rsid w:val="00063A6B"/>
    <w:rsid w:val="000640DE"/>
    <w:rsid w:val="00065485"/>
    <w:rsid w:val="00065B3E"/>
    <w:rsid w:val="000667C7"/>
    <w:rsid w:val="000675AF"/>
    <w:rsid w:val="00067687"/>
    <w:rsid w:val="000709A6"/>
    <w:rsid w:val="000716F5"/>
    <w:rsid w:val="00071AAB"/>
    <w:rsid w:val="00071E96"/>
    <w:rsid w:val="00071EE1"/>
    <w:rsid w:val="00072D03"/>
    <w:rsid w:val="0007357E"/>
    <w:rsid w:val="00073931"/>
    <w:rsid w:val="00073C3B"/>
    <w:rsid w:val="00073E2B"/>
    <w:rsid w:val="000747B5"/>
    <w:rsid w:val="00074ECB"/>
    <w:rsid w:val="000758D0"/>
    <w:rsid w:val="000763C2"/>
    <w:rsid w:val="00081196"/>
    <w:rsid w:val="000814C8"/>
    <w:rsid w:val="00081612"/>
    <w:rsid w:val="0008194C"/>
    <w:rsid w:val="00081C28"/>
    <w:rsid w:val="00081CA4"/>
    <w:rsid w:val="00081FE3"/>
    <w:rsid w:val="000822DF"/>
    <w:rsid w:val="00082ACD"/>
    <w:rsid w:val="00082EDC"/>
    <w:rsid w:val="00084050"/>
    <w:rsid w:val="0008516F"/>
    <w:rsid w:val="000869C0"/>
    <w:rsid w:val="000874AF"/>
    <w:rsid w:val="00087753"/>
    <w:rsid w:val="0009020B"/>
    <w:rsid w:val="00090FB9"/>
    <w:rsid w:val="00091D84"/>
    <w:rsid w:val="00092F5B"/>
    <w:rsid w:val="00093024"/>
    <w:rsid w:val="000933DB"/>
    <w:rsid w:val="00093B33"/>
    <w:rsid w:val="000940F3"/>
    <w:rsid w:val="00094613"/>
    <w:rsid w:val="00094710"/>
    <w:rsid w:val="00094B7C"/>
    <w:rsid w:val="00094BF3"/>
    <w:rsid w:val="00095938"/>
    <w:rsid w:val="000959ED"/>
    <w:rsid w:val="00095FBC"/>
    <w:rsid w:val="00096863"/>
    <w:rsid w:val="00096A76"/>
    <w:rsid w:val="00097026"/>
    <w:rsid w:val="000A0587"/>
    <w:rsid w:val="000A07C3"/>
    <w:rsid w:val="000A0B93"/>
    <w:rsid w:val="000A25FF"/>
    <w:rsid w:val="000A2664"/>
    <w:rsid w:val="000A2E9E"/>
    <w:rsid w:val="000A3529"/>
    <w:rsid w:val="000A3D78"/>
    <w:rsid w:val="000A43D7"/>
    <w:rsid w:val="000A4C67"/>
    <w:rsid w:val="000A5624"/>
    <w:rsid w:val="000A5812"/>
    <w:rsid w:val="000A699A"/>
    <w:rsid w:val="000A6AA7"/>
    <w:rsid w:val="000A6E4B"/>
    <w:rsid w:val="000B2498"/>
    <w:rsid w:val="000B2877"/>
    <w:rsid w:val="000B28B2"/>
    <w:rsid w:val="000B350C"/>
    <w:rsid w:val="000B56EA"/>
    <w:rsid w:val="000C02B3"/>
    <w:rsid w:val="000C041E"/>
    <w:rsid w:val="000C12D5"/>
    <w:rsid w:val="000C188A"/>
    <w:rsid w:val="000C1924"/>
    <w:rsid w:val="000C23E1"/>
    <w:rsid w:val="000C37BA"/>
    <w:rsid w:val="000C4036"/>
    <w:rsid w:val="000C41E0"/>
    <w:rsid w:val="000C4599"/>
    <w:rsid w:val="000C4A7C"/>
    <w:rsid w:val="000C4B2D"/>
    <w:rsid w:val="000C5476"/>
    <w:rsid w:val="000C657D"/>
    <w:rsid w:val="000C7263"/>
    <w:rsid w:val="000C7AF0"/>
    <w:rsid w:val="000D0F98"/>
    <w:rsid w:val="000D1A05"/>
    <w:rsid w:val="000D273A"/>
    <w:rsid w:val="000D275E"/>
    <w:rsid w:val="000D2D5F"/>
    <w:rsid w:val="000D2E99"/>
    <w:rsid w:val="000D2F4C"/>
    <w:rsid w:val="000D3C62"/>
    <w:rsid w:val="000D3F12"/>
    <w:rsid w:val="000D4B28"/>
    <w:rsid w:val="000D6882"/>
    <w:rsid w:val="000D7278"/>
    <w:rsid w:val="000D76B0"/>
    <w:rsid w:val="000E02F8"/>
    <w:rsid w:val="000E181E"/>
    <w:rsid w:val="000E2C6C"/>
    <w:rsid w:val="000E30D7"/>
    <w:rsid w:val="000E43BC"/>
    <w:rsid w:val="000E56E4"/>
    <w:rsid w:val="000E593C"/>
    <w:rsid w:val="000E6521"/>
    <w:rsid w:val="000E68AA"/>
    <w:rsid w:val="000E7A61"/>
    <w:rsid w:val="000E7FE1"/>
    <w:rsid w:val="000F0C8C"/>
    <w:rsid w:val="000F0F5B"/>
    <w:rsid w:val="000F1561"/>
    <w:rsid w:val="000F18C7"/>
    <w:rsid w:val="000F1F4E"/>
    <w:rsid w:val="000F28CF"/>
    <w:rsid w:val="000F2AD5"/>
    <w:rsid w:val="000F4B27"/>
    <w:rsid w:val="000F6F83"/>
    <w:rsid w:val="000F6FCB"/>
    <w:rsid w:val="000F7737"/>
    <w:rsid w:val="000F797A"/>
    <w:rsid w:val="00102591"/>
    <w:rsid w:val="001034F1"/>
    <w:rsid w:val="001035BE"/>
    <w:rsid w:val="00104793"/>
    <w:rsid w:val="00104ED5"/>
    <w:rsid w:val="001054AA"/>
    <w:rsid w:val="00105FD5"/>
    <w:rsid w:val="0010618D"/>
    <w:rsid w:val="0010638D"/>
    <w:rsid w:val="00106778"/>
    <w:rsid w:val="0010762E"/>
    <w:rsid w:val="0011067E"/>
    <w:rsid w:val="00113CF1"/>
    <w:rsid w:val="001152B8"/>
    <w:rsid w:val="00115563"/>
    <w:rsid w:val="0011570E"/>
    <w:rsid w:val="00116811"/>
    <w:rsid w:val="0011763C"/>
    <w:rsid w:val="0012035A"/>
    <w:rsid w:val="00120575"/>
    <w:rsid w:val="001207B9"/>
    <w:rsid w:val="00121541"/>
    <w:rsid w:val="00121BDC"/>
    <w:rsid w:val="00123727"/>
    <w:rsid w:val="00123DA4"/>
    <w:rsid w:val="00123E38"/>
    <w:rsid w:val="00124CC6"/>
    <w:rsid w:val="001254D8"/>
    <w:rsid w:val="00125598"/>
    <w:rsid w:val="00125CF1"/>
    <w:rsid w:val="00125D0B"/>
    <w:rsid w:val="0012667E"/>
    <w:rsid w:val="00127AEA"/>
    <w:rsid w:val="0013034E"/>
    <w:rsid w:val="00130712"/>
    <w:rsid w:val="001307FE"/>
    <w:rsid w:val="0013092E"/>
    <w:rsid w:val="001311C7"/>
    <w:rsid w:val="00131C6E"/>
    <w:rsid w:val="00132CB1"/>
    <w:rsid w:val="0013351D"/>
    <w:rsid w:val="00134073"/>
    <w:rsid w:val="00134091"/>
    <w:rsid w:val="0013445D"/>
    <w:rsid w:val="00135F19"/>
    <w:rsid w:val="00137277"/>
    <w:rsid w:val="00140994"/>
    <w:rsid w:val="001409E3"/>
    <w:rsid w:val="001411D4"/>
    <w:rsid w:val="00141635"/>
    <w:rsid w:val="00142AA3"/>
    <w:rsid w:val="00143CB5"/>
    <w:rsid w:val="00143DAF"/>
    <w:rsid w:val="001446C9"/>
    <w:rsid w:val="00144B12"/>
    <w:rsid w:val="00144B71"/>
    <w:rsid w:val="00144B94"/>
    <w:rsid w:val="00144D2C"/>
    <w:rsid w:val="00145245"/>
    <w:rsid w:val="001453F4"/>
    <w:rsid w:val="00146B96"/>
    <w:rsid w:val="00147399"/>
    <w:rsid w:val="0014740E"/>
    <w:rsid w:val="00147E5F"/>
    <w:rsid w:val="00150DAA"/>
    <w:rsid w:val="00151317"/>
    <w:rsid w:val="001515B4"/>
    <w:rsid w:val="00151B17"/>
    <w:rsid w:val="001526BB"/>
    <w:rsid w:val="00152916"/>
    <w:rsid w:val="00152A0A"/>
    <w:rsid w:val="0015340D"/>
    <w:rsid w:val="00154E79"/>
    <w:rsid w:val="00160C1B"/>
    <w:rsid w:val="00161B49"/>
    <w:rsid w:val="00161B4D"/>
    <w:rsid w:val="00162A98"/>
    <w:rsid w:val="00162B96"/>
    <w:rsid w:val="00162C3B"/>
    <w:rsid w:val="00162EE2"/>
    <w:rsid w:val="00163267"/>
    <w:rsid w:val="00163824"/>
    <w:rsid w:val="001641D6"/>
    <w:rsid w:val="00164B7E"/>
    <w:rsid w:val="00165BEE"/>
    <w:rsid w:val="00165D6F"/>
    <w:rsid w:val="0016687A"/>
    <w:rsid w:val="00166AFF"/>
    <w:rsid w:val="001671E4"/>
    <w:rsid w:val="0017113F"/>
    <w:rsid w:val="001713B0"/>
    <w:rsid w:val="00171D6C"/>
    <w:rsid w:val="00172127"/>
    <w:rsid w:val="0017243F"/>
    <w:rsid w:val="0017333D"/>
    <w:rsid w:val="00173ADC"/>
    <w:rsid w:val="00173FDC"/>
    <w:rsid w:val="0017432C"/>
    <w:rsid w:val="0017454B"/>
    <w:rsid w:val="00174959"/>
    <w:rsid w:val="00174AC4"/>
    <w:rsid w:val="00174CD5"/>
    <w:rsid w:val="001751A3"/>
    <w:rsid w:val="00175A28"/>
    <w:rsid w:val="00176035"/>
    <w:rsid w:val="00176038"/>
    <w:rsid w:val="001761E2"/>
    <w:rsid w:val="0017673F"/>
    <w:rsid w:val="001817DE"/>
    <w:rsid w:val="00182734"/>
    <w:rsid w:val="00183977"/>
    <w:rsid w:val="001841DC"/>
    <w:rsid w:val="001845D2"/>
    <w:rsid w:val="00184819"/>
    <w:rsid w:val="001857DB"/>
    <w:rsid w:val="00185EB7"/>
    <w:rsid w:val="00187425"/>
    <w:rsid w:val="001877A8"/>
    <w:rsid w:val="00187B91"/>
    <w:rsid w:val="00187CDD"/>
    <w:rsid w:val="00187E73"/>
    <w:rsid w:val="00187F9E"/>
    <w:rsid w:val="0019035A"/>
    <w:rsid w:val="00190A07"/>
    <w:rsid w:val="0019107E"/>
    <w:rsid w:val="001923D9"/>
    <w:rsid w:val="00192A3C"/>
    <w:rsid w:val="00192D6A"/>
    <w:rsid w:val="00193AC9"/>
    <w:rsid w:val="00193CEC"/>
    <w:rsid w:val="00194160"/>
    <w:rsid w:val="0019534E"/>
    <w:rsid w:val="00195C0E"/>
    <w:rsid w:val="00195C4F"/>
    <w:rsid w:val="00195D4A"/>
    <w:rsid w:val="00196829"/>
    <w:rsid w:val="0019682B"/>
    <w:rsid w:val="001968AB"/>
    <w:rsid w:val="00196CD6"/>
    <w:rsid w:val="00197B0A"/>
    <w:rsid w:val="001A040A"/>
    <w:rsid w:val="001A09A9"/>
    <w:rsid w:val="001A10E4"/>
    <w:rsid w:val="001A1312"/>
    <w:rsid w:val="001A22DD"/>
    <w:rsid w:val="001A22EB"/>
    <w:rsid w:val="001A3A7E"/>
    <w:rsid w:val="001A496B"/>
    <w:rsid w:val="001A4AED"/>
    <w:rsid w:val="001A5419"/>
    <w:rsid w:val="001A57A5"/>
    <w:rsid w:val="001A604F"/>
    <w:rsid w:val="001A615F"/>
    <w:rsid w:val="001A7512"/>
    <w:rsid w:val="001A79E6"/>
    <w:rsid w:val="001B09E4"/>
    <w:rsid w:val="001B2619"/>
    <w:rsid w:val="001B2688"/>
    <w:rsid w:val="001B2B18"/>
    <w:rsid w:val="001B3888"/>
    <w:rsid w:val="001B58B3"/>
    <w:rsid w:val="001B58C6"/>
    <w:rsid w:val="001B60EF"/>
    <w:rsid w:val="001B7367"/>
    <w:rsid w:val="001C0445"/>
    <w:rsid w:val="001C0E33"/>
    <w:rsid w:val="001C163C"/>
    <w:rsid w:val="001C23CB"/>
    <w:rsid w:val="001C2A21"/>
    <w:rsid w:val="001C3C3F"/>
    <w:rsid w:val="001C3DF2"/>
    <w:rsid w:val="001C4F10"/>
    <w:rsid w:val="001C4FB4"/>
    <w:rsid w:val="001C52BA"/>
    <w:rsid w:val="001C5954"/>
    <w:rsid w:val="001C5FD1"/>
    <w:rsid w:val="001C6782"/>
    <w:rsid w:val="001C68EE"/>
    <w:rsid w:val="001D0403"/>
    <w:rsid w:val="001D091C"/>
    <w:rsid w:val="001D0A4A"/>
    <w:rsid w:val="001D0A50"/>
    <w:rsid w:val="001D0AE1"/>
    <w:rsid w:val="001D29A1"/>
    <w:rsid w:val="001D3266"/>
    <w:rsid w:val="001D35A8"/>
    <w:rsid w:val="001D3737"/>
    <w:rsid w:val="001D4611"/>
    <w:rsid w:val="001D486B"/>
    <w:rsid w:val="001D6B71"/>
    <w:rsid w:val="001D79CF"/>
    <w:rsid w:val="001D7D92"/>
    <w:rsid w:val="001E0179"/>
    <w:rsid w:val="001E07EA"/>
    <w:rsid w:val="001E1D18"/>
    <w:rsid w:val="001E2173"/>
    <w:rsid w:val="001E2AFE"/>
    <w:rsid w:val="001E37A6"/>
    <w:rsid w:val="001E6DA0"/>
    <w:rsid w:val="001E7A88"/>
    <w:rsid w:val="001F1B35"/>
    <w:rsid w:val="001F1CCE"/>
    <w:rsid w:val="001F238C"/>
    <w:rsid w:val="001F2E99"/>
    <w:rsid w:val="001F2F2C"/>
    <w:rsid w:val="001F352F"/>
    <w:rsid w:val="001F361C"/>
    <w:rsid w:val="001F3857"/>
    <w:rsid w:val="001F3907"/>
    <w:rsid w:val="001F48BE"/>
    <w:rsid w:val="001F4D8E"/>
    <w:rsid w:val="001F58B1"/>
    <w:rsid w:val="001F5B8D"/>
    <w:rsid w:val="001F6E57"/>
    <w:rsid w:val="001F7794"/>
    <w:rsid w:val="001F7AA9"/>
    <w:rsid w:val="001F7BF9"/>
    <w:rsid w:val="00201540"/>
    <w:rsid w:val="0020177A"/>
    <w:rsid w:val="00203BE2"/>
    <w:rsid w:val="002044D7"/>
    <w:rsid w:val="002044DF"/>
    <w:rsid w:val="0020593E"/>
    <w:rsid w:val="00205F8B"/>
    <w:rsid w:val="002068B2"/>
    <w:rsid w:val="00206CAB"/>
    <w:rsid w:val="00206D88"/>
    <w:rsid w:val="00207D61"/>
    <w:rsid w:val="00210B2A"/>
    <w:rsid w:val="00211AEC"/>
    <w:rsid w:val="002121E6"/>
    <w:rsid w:val="00212603"/>
    <w:rsid w:val="00212AAB"/>
    <w:rsid w:val="00212F54"/>
    <w:rsid w:val="00213A29"/>
    <w:rsid w:val="00213E63"/>
    <w:rsid w:val="00213F36"/>
    <w:rsid w:val="00214693"/>
    <w:rsid w:val="00214857"/>
    <w:rsid w:val="00214A72"/>
    <w:rsid w:val="00214BF8"/>
    <w:rsid w:val="00214F57"/>
    <w:rsid w:val="00215683"/>
    <w:rsid w:val="00216405"/>
    <w:rsid w:val="00216666"/>
    <w:rsid w:val="00216EF5"/>
    <w:rsid w:val="002176AE"/>
    <w:rsid w:val="00220190"/>
    <w:rsid w:val="00220A15"/>
    <w:rsid w:val="00221511"/>
    <w:rsid w:val="002215D8"/>
    <w:rsid w:val="00221DCA"/>
    <w:rsid w:val="00221DDD"/>
    <w:rsid w:val="002236B1"/>
    <w:rsid w:val="00223EE9"/>
    <w:rsid w:val="00224E08"/>
    <w:rsid w:val="00225452"/>
    <w:rsid w:val="00226382"/>
    <w:rsid w:val="002265E9"/>
    <w:rsid w:val="00227C25"/>
    <w:rsid w:val="00230271"/>
    <w:rsid w:val="00230F46"/>
    <w:rsid w:val="0023109A"/>
    <w:rsid w:val="002328D1"/>
    <w:rsid w:val="00232C90"/>
    <w:rsid w:val="002336E0"/>
    <w:rsid w:val="0023388E"/>
    <w:rsid w:val="00233B9A"/>
    <w:rsid w:val="00234F8D"/>
    <w:rsid w:val="00235502"/>
    <w:rsid w:val="002356D3"/>
    <w:rsid w:val="0023599F"/>
    <w:rsid w:val="00235AA0"/>
    <w:rsid w:val="002365D7"/>
    <w:rsid w:val="00236774"/>
    <w:rsid w:val="002369AE"/>
    <w:rsid w:val="00237038"/>
    <w:rsid w:val="002408F6"/>
    <w:rsid w:val="00240F1D"/>
    <w:rsid w:val="00240FA8"/>
    <w:rsid w:val="00241848"/>
    <w:rsid w:val="0024412F"/>
    <w:rsid w:val="00244E6F"/>
    <w:rsid w:val="00245379"/>
    <w:rsid w:val="002464F0"/>
    <w:rsid w:val="00247370"/>
    <w:rsid w:val="0024765A"/>
    <w:rsid w:val="00247A90"/>
    <w:rsid w:val="00247F75"/>
    <w:rsid w:val="0025135E"/>
    <w:rsid w:val="002522A1"/>
    <w:rsid w:val="00252A15"/>
    <w:rsid w:val="00253350"/>
    <w:rsid w:val="002537A3"/>
    <w:rsid w:val="002538ED"/>
    <w:rsid w:val="00253C32"/>
    <w:rsid w:val="00255494"/>
    <w:rsid w:val="0025577F"/>
    <w:rsid w:val="002570D8"/>
    <w:rsid w:val="00257606"/>
    <w:rsid w:val="0026057C"/>
    <w:rsid w:val="002624B9"/>
    <w:rsid w:val="002633D4"/>
    <w:rsid w:val="002643E2"/>
    <w:rsid w:val="0026466A"/>
    <w:rsid w:val="00264DCB"/>
    <w:rsid w:val="00265600"/>
    <w:rsid w:val="00266A74"/>
    <w:rsid w:val="00266D24"/>
    <w:rsid w:val="00267434"/>
    <w:rsid w:val="002679A5"/>
    <w:rsid w:val="00270B17"/>
    <w:rsid w:val="00270F79"/>
    <w:rsid w:val="00271128"/>
    <w:rsid w:val="002714F8"/>
    <w:rsid w:val="00271D2F"/>
    <w:rsid w:val="00271D35"/>
    <w:rsid w:val="002735E7"/>
    <w:rsid w:val="002738FE"/>
    <w:rsid w:val="002742C4"/>
    <w:rsid w:val="00274EEB"/>
    <w:rsid w:val="002753D7"/>
    <w:rsid w:val="002763EE"/>
    <w:rsid w:val="00276F5D"/>
    <w:rsid w:val="00277585"/>
    <w:rsid w:val="00277C6F"/>
    <w:rsid w:val="00280474"/>
    <w:rsid w:val="002805A2"/>
    <w:rsid w:val="00280CF2"/>
    <w:rsid w:val="00281534"/>
    <w:rsid w:val="00281765"/>
    <w:rsid w:val="00281998"/>
    <w:rsid w:val="00281E19"/>
    <w:rsid w:val="00282760"/>
    <w:rsid w:val="002838DF"/>
    <w:rsid w:val="002844CE"/>
    <w:rsid w:val="00284833"/>
    <w:rsid w:val="00285ACE"/>
    <w:rsid w:val="0028654E"/>
    <w:rsid w:val="002865C7"/>
    <w:rsid w:val="00286EDE"/>
    <w:rsid w:val="00286F1E"/>
    <w:rsid w:val="002870CE"/>
    <w:rsid w:val="002871E4"/>
    <w:rsid w:val="00287A07"/>
    <w:rsid w:val="00287A1D"/>
    <w:rsid w:val="00287DED"/>
    <w:rsid w:val="00287E64"/>
    <w:rsid w:val="002900E1"/>
    <w:rsid w:val="00290151"/>
    <w:rsid w:val="00290BE9"/>
    <w:rsid w:val="00290DB5"/>
    <w:rsid w:val="002915E1"/>
    <w:rsid w:val="00291FE7"/>
    <w:rsid w:val="002934C3"/>
    <w:rsid w:val="0029430B"/>
    <w:rsid w:val="0029445D"/>
    <w:rsid w:val="00294DDC"/>
    <w:rsid w:val="0029514E"/>
    <w:rsid w:val="0029520F"/>
    <w:rsid w:val="002952FF"/>
    <w:rsid w:val="00295474"/>
    <w:rsid w:val="002954F5"/>
    <w:rsid w:val="00295810"/>
    <w:rsid w:val="0029746E"/>
    <w:rsid w:val="00297634"/>
    <w:rsid w:val="00297E64"/>
    <w:rsid w:val="002A00A0"/>
    <w:rsid w:val="002A01E1"/>
    <w:rsid w:val="002A1BF4"/>
    <w:rsid w:val="002A1BFC"/>
    <w:rsid w:val="002A2268"/>
    <w:rsid w:val="002A2CA2"/>
    <w:rsid w:val="002A34B0"/>
    <w:rsid w:val="002A36BD"/>
    <w:rsid w:val="002A40E7"/>
    <w:rsid w:val="002A4182"/>
    <w:rsid w:val="002A4577"/>
    <w:rsid w:val="002A474D"/>
    <w:rsid w:val="002A49C6"/>
    <w:rsid w:val="002A4C07"/>
    <w:rsid w:val="002A4D5B"/>
    <w:rsid w:val="002A526F"/>
    <w:rsid w:val="002A54BA"/>
    <w:rsid w:val="002A79E9"/>
    <w:rsid w:val="002A7D95"/>
    <w:rsid w:val="002B0A2A"/>
    <w:rsid w:val="002B0B87"/>
    <w:rsid w:val="002B0BE5"/>
    <w:rsid w:val="002B0E89"/>
    <w:rsid w:val="002B0FEF"/>
    <w:rsid w:val="002B22BF"/>
    <w:rsid w:val="002B2E69"/>
    <w:rsid w:val="002B402A"/>
    <w:rsid w:val="002B4428"/>
    <w:rsid w:val="002B4A82"/>
    <w:rsid w:val="002B4C79"/>
    <w:rsid w:val="002B4E7A"/>
    <w:rsid w:val="002B6998"/>
    <w:rsid w:val="002C2CEC"/>
    <w:rsid w:val="002C2D7C"/>
    <w:rsid w:val="002C4129"/>
    <w:rsid w:val="002C5A01"/>
    <w:rsid w:val="002C7A3D"/>
    <w:rsid w:val="002D0023"/>
    <w:rsid w:val="002D06AE"/>
    <w:rsid w:val="002D06EE"/>
    <w:rsid w:val="002D0AC4"/>
    <w:rsid w:val="002D0F1E"/>
    <w:rsid w:val="002D1475"/>
    <w:rsid w:val="002D1DDD"/>
    <w:rsid w:val="002D21A8"/>
    <w:rsid w:val="002D2705"/>
    <w:rsid w:val="002D2BFA"/>
    <w:rsid w:val="002D30BA"/>
    <w:rsid w:val="002D6727"/>
    <w:rsid w:val="002D672F"/>
    <w:rsid w:val="002D6B3D"/>
    <w:rsid w:val="002D6B62"/>
    <w:rsid w:val="002D6BEA"/>
    <w:rsid w:val="002D6D8A"/>
    <w:rsid w:val="002D7674"/>
    <w:rsid w:val="002D7FC1"/>
    <w:rsid w:val="002E0818"/>
    <w:rsid w:val="002E0ECE"/>
    <w:rsid w:val="002E149A"/>
    <w:rsid w:val="002E1D4F"/>
    <w:rsid w:val="002E288F"/>
    <w:rsid w:val="002E2A27"/>
    <w:rsid w:val="002E3EAE"/>
    <w:rsid w:val="002E4052"/>
    <w:rsid w:val="002E40D9"/>
    <w:rsid w:val="002E4404"/>
    <w:rsid w:val="002E47CB"/>
    <w:rsid w:val="002E4CBA"/>
    <w:rsid w:val="002E53F6"/>
    <w:rsid w:val="002E6F3E"/>
    <w:rsid w:val="002E77B3"/>
    <w:rsid w:val="002E7C69"/>
    <w:rsid w:val="002F0F5C"/>
    <w:rsid w:val="002F1EF0"/>
    <w:rsid w:val="002F28DB"/>
    <w:rsid w:val="002F4AEC"/>
    <w:rsid w:val="002F52F8"/>
    <w:rsid w:val="002F6A4C"/>
    <w:rsid w:val="002F76EF"/>
    <w:rsid w:val="002F77C1"/>
    <w:rsid w:val="002F77C5"/>
    <w:rsid w:val="002F7EEC"/>
    <w:rsid w:val="00300EA0"/>
    <w:rsid w:val="00300FA4"/>
    <w:rsid w:val="00301D8A"/>
    <w:rsid w:val="00302B11"/>
    <w:rsid w:val="00303E87"/>
    <w:rsid w:val="0030401E"/>
    <w:rsid w:val="0030498F"/>
    <w:rsid w:val="00306999"/>
    <w:rsid w:val="00310B88"/>
    <w:rsid w:val="00310BCF"/>
    <w:rsid w:val="003111A0"/>
    <w:rsid w:val="00311908"/>
    <w:rsid w:val="00311EFB"/>
    <w:rsid w:val="003123B4"/>
    <w:rsid w:val="0031257C"/>
    <w:rsid w:val="003129D8"/>
    <w:rsid w:val="003138F3"/>
    <w:rsid w:val="0031405B"/>
    <w:rsid w:val="00314062"/>
    <w:rsid w:val="003153A5"/>
    <w:rsid w:val="0031540E"/>
    <w:rsid w:val="0031613B"/>
    <w:rsid w:val="003161A9"/>
    <w:rsid w:val="003161E7"/>
    <w:rsid w:val="00316238"/>
    <w:rsid w:val="00316618"/>
    <w:rsid w:val="00316C2D"/>
    <w:rsid w:val="003175E7"/>
    <w:rsid w:val="00320C32"/>
    <w:rsid w:val="00321070"/>
    <w:rsid w:val="003214E3"/>
    <w:rsid w:val="00321D14"/>
    <w:rsid w:val="00322EDC"/>
    <w:rsid w:val="003230D9"/>
    <w:rsid w:val="0032335A"/>
    <w:rsid w:val="00323D5E"/>
    <w:rsid w:val="00324089"/>
    <w:rsid w:val="00325842"/>
    <w:rsid w:val="0032638C"/>
    <w:rsid w:val="0032725D"/>
    <w:rsid w:val="00327A21"/>
    <w:rsid w:val="00327A72"/>
    <w:rsid w:val="00327DD0"/>
    <w:rsid w:val="00330381"/>
    <w:rsid w:val="0033048E"/>
    <w:rsid w:val="0033050A"/>
    <w:rsid w:val="00331496"/>
    <w:rsid w:val="00331776"/>
    <w:rsid w:val="00331B34"/>
    <w:rsid w:val="00331E54"/>
    <w:rsid w:val="00332B5B"/>
    <w:rsid w:val="00332EB9"/>
    <w:rsid w:val="00334728"/>
    <w:rsid w:val="003350FE"/>
    <w:rsid w:val="00335154"/>
    <w:rsid w:val="003352CC"/>
    <w:rsid w:val="00335E91"/>
    <w:rsid w:val="00335F0B"/>
    <w:rsid w:val="00336C70"/>
    <w:rsid w:val="00336D41"/>
    <w:rsid w:val="00337441"/>
    <w:rsid w:val="003377BA"/>
    <w:rsid w:val="003401EF"/>
    <w:rsid w:val="00340386"/>
    <w:rsid w:val="0034039D"/>
    <w:rsid w:val="003403E1"/>
    <w:rsid w:val="003408D2"/>
    <w:rsid w:val="00340E90"/>
    <w:rsid w:val="003410C0"/>
    <w:rsid w:val="0034133F"/>
    <w:rsid w:val="003413DB"/>
    <w:rsid w:val="003416CC"/>
    <w:rsid w:val="00341FCB"/>
    <w:rsid w:val="003425D0"/>
    <w:rsid w:val="00342904"/>
    <w:rsid w:val="00342C8F"/>
    <w:rsid w:val="0034419A"/>
    <w:rsid w:val="003443CC"/>
    <w:rsid w:val="00344D71"/>
    <w:rsid w:val="00344F91"/>
    <w:rsid w:val="003450D1"/>
    <w:rsid w:val="00345C1E"/>
    <w:rsid w:val="003464B4"/>
    <w:rsid w:val="00346EC9"/>
    <w:rsid w:val="00350720"/>
    <w:rsid w:val="00350CC6"/>
    <w:rsid w:val="00350D7F"/>
    <w:rsid w:val="00351573"/>
    <w:rsid w:val="003515E7"/>
    <w:rsid w:val="00351AB1"/>
    <w:rsid w:val="00351D23"/>
    <w:rsid w:val="00351EEF"/>
    <w:rsid w:val="003528EC"/>
    <w:rsid w:val="00353873"/>
    <w:rsid w:val="00353E7B"/>
    <w:rsid w:val="00356638"/>
    <w:rsid w:val="003568E8"/>
    <w:rsid w:val="00356A3D"/>
    <w:rsid w:val="00357F91"/>
    <w:rsid w:val="0036144A"/>
    <w:rsid w:val="00361B00"/>
    <w:rsid w:val="00362517"/>
    <w:rsid w:val="003634DD"/>
    <w:rsid w:val="00363DCC"/>
    <w:rsid w:val="003655DA"/>
    <w:rsid w:val="00367C6C"/>
    <w:rsid w:val="00370ABE"/>
    <w:rsid w:val="003711D2"/>
    <w:rsid w:val="003712F3"/>
    <w:rsid w:val="003735AE"/>
    <w:rsid w:val="00373921"/>
    <w:rsid w:val="00373D29"/>
    <w:rsid w:val="00373E1B"/>
    <w:rsid w:val="00373FC0"/>
    <w:rsid w:val="00374739"/>
    <w:rsid w:val="00375200"/>
    <w:rsid w:val="003757F5"/>
    <w:rsid w:val="00377C74"/>
    <w:rsid w:val="00377E34"/>
    <w:rsid w:val="003805B9"/>
    <w:rsid w:val="00380DD7"/>
    <w:rsid w:val="00381CB2"/>
    <w:rsid w:val="0038210B"/>
    <w:rsid w:val="003834C4"/>
    <w:rsid w:val="00383EC4"/>
    <w:rsid w:val="00385641"/>
    <w:rsid w:val="00385E4B"/>
    <w:rsid w:val="00386293"/>
    <w:rsid w:val="0038717A"/>
    <w:rsid w:val="00387676"/>
    <w:rsid w:val="0038796B"/>
    <w:rsid w:val="003879F6"/>
    <w:rsid w:val="00387C4B"/>
    <w:rsid w:val="00387DE4"/>
    <w:rsid w:val="00387E30"/>
    <w:rsid w:val="00390BCB"/>
    <w:rsid w:val="00390C88"/>
    <w:rsid w:val="00390FF1"/>
    <w:rsid w:val="0039161C"/>
    <w:rsid w:val="003916EA"/>
    <w:rsid w:val="0039182C"/>
    <w:rsid w:val="00392AEC"/>
    <w:rsid w:val="0039303B"/>
    <w:rsid w:val="00393359"/>
    <w:rsid w:val="00394572"/>
    <w:rsid w:val="00394CAF"/>
    <w:rsid w:val="00394E3C"/>
    <w:rsid w:val="00395022"/>
    <w:rsid w:val="0039587C"/>
    <w:rsid w:val="00395EF1"/>
    <w:rsid w:val="00396451"/>
    <w:rsid w:val="00397095"/>
    <w:rsid w:val="00397119"/>
    <w:rsid w:val="003979C1"/>
    <w:rsid w:val="003A0076"/>
    <w:rsid w:val="003A111B"/>
    <w:rsid w:val="003A167C"/>
    <w:rsid w:val="003A1BC5"/>
    <w:rsid w:val="003A2783"/>
    <w:rsid w:val="003A2D93"/>
    <w:rsid w:val="003A3EB7"/>
    <w:rsid w:val="003A50D6"/>
    <w:rsid w:val="003A511D"/>
    <w:rsid w:val="003A52C5"/>
    <w:rsid w:val="003A56BA"/>
    <w:rsid w:val="003A6BC7"/>
    <w:rsid w:val="003A6BD5"/>
    <w:rsid w:val="003A7FC0"/>
    <w:rsid w:val="003B0326"/>
    <w:rsid w:val="003B098E"/>
    <w:rsid w:val="003B0AB4"/>
    <w:rsid w:val="003B114C"/>
    <w:rsid w:val="003B13D4"/>
    <w:rsid w:val="003B2D03"/>
    <w:rsid w:val="003B2E45"/>
    <w:rsid w:val="003B386E"/>
    <w:rsid w:val="003B3A97"/>
    <w:rsid w:val="003B3C33"/>
    <w:rsid w:val="003B4171"/>
    <w:rsid w:val="003B41BB"/>
    <w:rsid w:val="003B495F"/>
    <w:rsid w:val="003B4B61"/>
    <w:rsid w:val="003B66E3"/>
    <w:rsid w:val="003B6D8F"/>
    <w:rsid w:val="003B6D96"/>
    <w:rsid w:val="003C06DC"/>
    <w:rsid w:val="003C0CEC"/>
    <w:rsid w:val="003C1180"/>
    <w:rsid w:val="003C1245"/>
    <w:rsid w:val="003C20EA"/>
    <w:rsid w:val="003C25FD"/>
    <w:rsid w:val="003C294C"/>
    <w:rsid w:val="003C2B1B"/>
    <w:rsid w:val="003C30CB"/>
    <w:rsid w:val="003C413D"/>
    <w:rsid w:val="003C54CC"/>
    <w:rsid w:val="003C5B82"/>
    <w:rsid w:val="003C7162"/>
    <w:rsid w:val="003C7700"/>
    <w:rsid w:val="003D1059"/>
    <w:rsid w:val="003D1359"/>
    <w:rsid w:val="003D142F"/>
    <w:rsid w:val="003D2AE3"/>
    <w:rsid w:val="003D2B81"/>
    <w:rsid w:val="003D2FBE"/>
    <w:rsid w:val="003D3B47"/>
    <w:rsid w:val="003D4080"/>
    <w:rsid w:val="003D4184"/>
    <w:rsid w:val="003D454F"/>
    <w:rsid w:val="003D60C2"/>
    <w:rsid w:val="003D7193"/>
    <w:rsid w:val="003D72B6"/>
    <w:rsid w:val="003D767F"/>
    <w:rsid w:val="003D78A4"/>
    <w:rsid w:val="003E02FA"/>
    <w:rsid w:val="003E0349"/>
    <w:rsid w:val="003E04A7"/>
    <w:rsid w:val="003E159B"/>
    <w:rsid w:val="003E1A85"/>
    <w:rsid w:val="003E2044"/>
    <w:rsid w:val="003E2F91"/>
    <w:rsid w:val="003E3117"/>
    <w:rsid w:val="003E3342"/>
    <w:rsid w:val="003E3A30"/>
    <w:rsid w:val="003E4A37"/>
    <w:rsid w:val="003E57D2"/>
    <w:rsid w:val="003E5D7D"/>
    <w:rsid w:val="003E66B3"/>
    <w:rsid w:val="003E6828"/>
    <w:rsid w:val="003E70D0"/>
    <w:rsid w:val="003E7127"/>
    <w:rsid w:val="003E736D"/>
    <w:rsid w:val="003F070A"/>
    <w:rsid w:val="003F1857"/>
    <w:rsid w:val="003F18B8"/>
    <w:rsid w:val="003F253B"/>
    <w:rsid w:val="003F25E4"/>
    <w:rsid w:val="003F2B5F"/>
    <w:rsid w:val="003F2DDE"/>
    <w:rsid w:val="003F3B7E"/>
    <w:rsid w:val="003F40E2"/>
    <w:rsid w:val="003F4B3C"/>
    <w:rsid w:val="003F4E82"/>
    <w:rsid w:val="003F5719"/>
    <w:rsid w:val="003F5F5D"/>
    <w:rsid w:val="003F67DE"/>
    <w:rsid w:val="003F7016"/>
    <w:rsid w:val="003F74C9"/>
    <w:rsid w:val="003F7993"/>
    <w:rsid w:val="00400F99"/>
    <w:rsid w:val="00400FCD"/>
    <w:rsid w:val="00401074"/>
    <w:rsid w:val="00401B4A"/>
    <w:rsid w:val="004021A3"/>
    <w:rsid w:val="00402DEA"/>
    <w:rsid w:val="00402E5E"/>
    <w:rsid w:val="004036B0"/>
    <w:rsid w:val="0040397C"/>
    <w:rsid w:val="00403CD9"/>
    <w:rsid w:val="00404714"/>
    <w:rsid w:val="00404F2A"/>
    <w:rsid w:val="004053CB"/>
    <w:rsid w:val="004056DA"/>
    <w:rsid w:val="004060AB"/>
    <w:rsid w:val="0040706B"/>
    <w:rsid w:val="00407C73"/>
    <w:rsid w:val="00407D52"/>
    <w:rsid w:val="004105C1"/>
    <w:rsid w:val="00410A95"/>
    <w:rsid w:val="00410B68"/>
    <w:rsid w:val="00410ED9"/>
    <w:rsid w:val="004116E3"/>
    <w:rsid w:val="004117E3"/>
    <w:rsid w:val="00411C6C"/>
    <w:rsid w:val="0041226B"/>
    <w:rsid w:val="004127B3"/>
    <w:rsid w:val="004131DA"/>
    <w:rsid w:val="004135A5"/>
    <w:rsid w:val="00413863"/>
    <w:rsid w:val="00414234"/>
    <w:rsid w:val="004152F6"/>
    <w:rsid w:val="004153AA"/>
    <w:rsid w:val="004157D7"/>
    <w:rsid w:val="004166F5"/>
    <w:rsid w:val="004173F6"/>
    <w:rsid w:val="0041745D"/>
    <w:rsid w:val="004201A1"/>
    <w:rsid w:val="004205B0"/>
    <w:rsid w:val="00421F6F"/>
    <w:rsid w:val="004226A0"/>
    <w:rsid w:val="00423C36"/>
    <w:rsid w:val="00424AEE"/>
    <w:rsid w:val="00424DAF"/>
    <w:rsid w:val="00424DD7"/>
    <w:rsid w:val="00425144"/>
    <w:rsid w:val="004253C9"/>
    <w:rsid w:val="004300B3"/>
    <w:rsid w:val="004301C1"/>
    <w:rsid w:val="0043111D"/>
    <w:rsid w:val="00431161"/>
    <w:rsid w:val="004312F9"/>
    <w:rsid w:val="00431CAB"/>
    <w:rsid w:val="004332A1"/>
    <w:rsid w:val="00433E3E"/>
    <w:rsid w:val="00434021"/>
    <w:rsid w:val="004351A2"/>
    <w:rsid w:val="00435AD1"/>
    <w:rsid w:val="0043614C"/>
    <w:rsid w:val="00436FEE"/>
    <w:rsid w:val="00437A01"/>
    <w:rsid w:val="0044037D"/>
    <w:rsid w:val="0044282D"/>
    <w:rsid w:val="00442DAB"/>
    <w:rsid w:val="00443097"/>
    <w:rsid w:val="0044467E"/>
    <w:rsid w:val="00445644"/>
    <w:rsid w:val="00445815"/>
    <w:rsid w:val="0044582E"/>
    <w:rsid w:val="00446622"/>
    <w:rsid w:val="00446AEE"/>
    <w:rsid w:val="00447059"/>
    <w:rsid w:val="00447DBA"/>
    <w:rsid w:val="004500FA"/>
    <w:rsid w:val="00450D2B"/>
    <w:rsid w:val="00450F90"/>
    <w:rsid w:val="0045220B"/>
    <w:rsid w:val="0045261C"/>
    <w:rsid w:val="004529FF"/>
    <w:rsid w:val="004530FB"/>
    <w:rsid w:val="00453A2A"/>
    <w:rsid w:val="00453BE1"/>
    <w:rsid w:val="00454075"/>
    <w:rsid w:val="00454318"/>
    <w:rsid w:val="00454799"/>
    <w:rsid w:val="00454811"/>
    <w:rsid w:val="004550B4"/>
    <w:rsid w:val="00455549"/>
    <w:rsid w:val="00455E2F"/>
    <w:rsid w:val="00456F2E"/>
    <w:rsid w:val="00457A4C"/>
    <w:rsid w:val="00460414"/>
    <w:rsid w:val="00460438"/>
    <w:rsid w:val="004619BF"/>
    <w:rsid w:val="00463557"/>
    <w:rsid w:val="004653DD"/>
    <w:rsid w:val="00465531"/>
    <w:rsid w:val="00465621"/>
    <w:rsid w:val="00465A29"/>
    <w:rsid w:val="004664A8"/>
    <w:rsid w:val="004666CC"/>
    <w:rsid w:val="0046680C"/>
    <w:rsid w:val="00466FC9"/>
    <w:rsid w:val="004672C9"/>
    <w:rsid w:val="0046797D"/>
    <w:rsid w:val="00467BCC"/>
    <w:rsid w:val="00467FCF"/>
    <w:rsid w:val="004702E6"/>
    <w:rsid w:val="00471828"/>
    <w:rsid w:val="00472619"/>
    <w:rsid w:val="00472BA5"/>
    <w:rsid w:val="00472FDE"/>
    <w:rsid w:val="004743CF"/>
    <w:rsid w:val="0047485D"/>
    <w:rsid w:val="004757A1"/>
    <w:rsid w:val="0047602D"/>
    <w:rsid w:val="004760FD"/>
    <w:rsid w:val="00477144"/>
    <w:rsid w:val="00477A03"/>
    <w:rsid w:val="00477CC8"/>
    <w:rsid w:val="00480AD1"/>
    <w:rsid w:val="00480EC9"/>
    <w:rsid w:val="00481AD5"/>
    <w:rsid w:val="00482051"/>
    <w:rsid w:val="00482096"/>
    <w:rsid w:val="0048265C"/>
    <w:rsid w:val="00482E12"/>
    <w:rsid w:val="0048303C"/>
    <w:rsid w:val="0048388C"/>
    <w:rsid w:val="00483A7C"/>
    <w:rsid w:val="00483D61"/>
    <w:rsid w:val="0048462B"/>
    <w:rsid w:val="00484CD5"/>
    <w:rsid w:val="00486762"/>
    <w:rsid w:val="0048739F"/>
    <w:rsid w:val="004878BB"/>
    <w:rsid w:val="0048796E"/>
    <w:rsid w:val="004901C6"/>
    <w:rsid w:val="00490624"/>
    <w:rsid w:val="00490F29"/>
    <w:rsid w:val="0049124F"/>
    <w:rsid w:val="00493188"/>
    <w:rsid w:val="00493C83"/>
    <w:rsid w:val="00496569"/>
    <w:rsid w:val="00496F86"/>
    <w:rsid w:val="00497864"/>
    <w:rsid w:val="00497DD7"/>
    <w:rsid w:val="004A0699"/>
    <w:rsid w:val="004A0756"/>
    <w:rsid w:val="004A0E18"/>
    <w:rsid w:val="004A0ED9"/>
    <w:rsid w:val="004A1C37"/>
    <w:rsid w:val="004A1D4F"/>
    <w:rsid w:val="004A25BA"/>
    <w:rsid w:val="004A3114"/>
    <w:rsid w:val="004A5D9E"/>
    <w:rsid w:val="004A6605"/>
    <w:rsid w:val="004A68BF"/>
    <w:rsid w:val="004A74BD"/>
    <w:rsid w:val="004A75EE"/>
    <w:rsid w:val="004A7E5B"/>
    <w:rsid w:val="004B06ED"/>
    <w:rsid w:val="004B23A6"/>
    <w:rsid w:val="004B26D0"/>
    <w:rsid w:val="004B28D7"/>
    <w:rsid w:val="004B3388"/>
    <w:rsid w:val="004B3754"/>
    <w:rsid w:val="004B3832"/>
    <w:rsid w:val="004B41CC"/>
    <w:rsid w:val="004B5C5B"/>
    <w:rsid w:val="004B5EA2"/>
    <w:rsid w:val="004B6D83"/>
    <w:rsid w:val="004B6F13"/>
    <w:rsid w:val="004B76C1"/>
    <w:rsid w:val="004C0B6F"/>
    <w:rsid w:val="004C273C"/>
    <w:rsid w:val="004C2BF3"/>
    <w:rsid w:val="004C2DD3"/>
    <w:rsid w:val="004C2F79"/>
    <w:rsid w:val="004C333A"/>
    <w:rsid w:val="004C3A67"/>
    <w:rsid w:val="004C3FDE"/>
    <w:rsid w:val="004C40F3"/>
    <w:rsid w:val="004C477F"/>
    <w:rsid w:val="004C4791"/>
    <w:rsid w:val="004C5834"/>
    <w:rsid w:val="004C5B27"/>
    <w:rsid w:val="004C67E5"/>
    <w:rsid w:val="004C68F1"/>
    <w:rsid w:val="004D04C3"/>
    <w:rsid w:val="004D04C6"/>
    <w:rsid w:val="004D08F5"/>
    <w:rsid w:val="004D0F75"/>
    <w:rsid w:val="004D1D01"/>
    <w:rsid w:val="004D2DAB"/>
    <w:rsid w:val="004D2E63"/>
    <w:rsid w:val="004D2FAE"/>
    <w:rsid w:val="004D3051"/>
    <w:rsid w:val="004D315D"/>
    <w:rsid w:val="004D344A"/>
    <w:rsid w:val="004D36DB"/>
    <w:rsid w:val="004D3EF6"/>
    <w:rsid w:val="004D4034"/>
    <w:rsid w:val="004D479A"/>
    <w:rsid w:val="004D5D4F"/>
    <w:rsid w:val="004D6044"/>
    <w:rsid w:val="004D6790"/>
    <w:rsid w:val="004E0513"/>
    <w:rsid w:val="004E0D92"/>
    <w:rsid w:val="004E0DB8"/>
    <w:rsid w:val="004E0E91"/>
    <w:rsid w:val="004E26C0"/>
    <w:rsid w:val="004E2B17"/>
    <w:rsid w:val="004E2E05"/>
    <w:rsid w:val="004E2E44"/>
    <w:rsid w:val="004E3743"/>
    <w:rsid w:val="004E410E"/>
    <w:rsid w:val="004E5272"/>
    <w:rsid w:val="004E58DE"/>
    <w:rsid w:val="004E5E23"/>
    <w:rsid w:val="004E6A13"/>
    <w:rsid w:val="004E7AD7"/>
    <w:rsid w:val="004E7F86"/>
    <w:rsid w:val="004F06F7"/>
    <w:rsid w:val="004F0DFC"/>
    <w:rsid w:val="004F1AC0"/>
    <w:rsid w:val="004F1E36"/>
    <w:rsid w:val="004F1F47"/>
    <w:rsid w:val="004F2536"/>
    <w:rsid w:val="004F2F14"/>
    <w:rsid w:val="004F30DB"/>
    <w:rsid w:val="004F38FC"/>
    <w:rsid w:val="004F3EB0"/>
    <w:rsid w:val="004F4B05"/>
    <w:rsid w:val="004F4FFC"/>
    <w:rsid w:val="004F53F7"/>
    <w:rsid w:val="004F557F"/>
    <w:rsid w:val="004F6948"/>
    <w:rsid w:val="004F71C1"/>
    <w:rsid w:val="004F7FC4"/>
    <w:rsid w:val="00500603"/>
    <w:rsid w:val="00500ADC"/>
    <w:rsid w:val="005019F7"/>
    <w:rsid w:val="005043E5"/>
    <w:rsid w:val="00504A2D"/>
    <w:rsid w:val="00505143"/>
    <w:rsid w:val="0050523C"/>
    <w:rsid w:val="00505546"/>
    <w:rsid w:val="00507077"/>
    <w:rsid w:val="005070E6"/>
    <w:rsid w:val="00507AA6"/>
    <w:rsid w:val="00510967"/>
    <w:rsid w:val="00510BF7"/>
    <w:rsid w:val="00510ED5"/>
    <w:rsid w:val="005110FA"/>
    <w:rsid w:val="005119A6"/>
    <w:rsid w:val="00512266"/>
    <w:rsid w:val="00512AB5"/>
    <w:rsid w:val="00512D1D"/>
    <w:rsid w:val="00513ADD"/>
    <w:rsid w:val="00514010"/>
    <w:rsid w:val="00514192"/>
    <w:rsid w:val="00514346"/>
    <w:rsid w:val="00514DD6"/>
    <w:rsid w:val="005154DE"/>
    <w:rsid w:val="00515668"/>
    <w:rsid w:val="005165BA"/>
    <w:rsid w:val="00516D5A"/>
    <w:rsid w:val="00517533"/>
    <w:rsid w:val="00521DBE"/>
    <w:rsid w:val="00521DBF"/>
    <w:rsid w:val="005221A8"/>
    <w:rsid w:val="00522339"/>
    <w:rsid w:val="00522AE8"/>
    <w:rsid w:val="005238FB"/>
    <w:rsid w:val="00523A37"/>
    <w:rsid w:val="005240EB"/>
    <w:rsid w:val="00524216"/>
    <w:rsid w:val="00524B4B"/>
    <w:rsid w:val="00524CCC"/>
    <w:rsid w:val="00524EA7"/>
    <w:rsid w:val="00525064"/>
    <w:rsid w:val="00525A60"/>
    <w:rsid w:val="00525B19"/>
    <w:rsid w:val="00525EE0"/>
    <w:rsid w:val="00526140"/>
    <w:rsid w:val="0052653F"/>
    <w:rsid w:val="00527591"/>
    <w:rsid w:val="00527F14"/>
    <w:rsid w:val="00530109"/>
    <w:rsid w:val="0053013F"/>
    <w:rsid w:val="005322A0"/>
    <w:rsid w:val="0053238D"/>
    <w:rsid w:val="0053293B"/>
    <w:rsid w:val="00532970"/>
    <w:rsid w:val="00533D0C"/>
    <w:rsid w:val="00534E65"/>
    <w:rsid w:val="00534EA8"/>
    <w:rsid w:val="00535281"/>
    <w:rsid w:val="00535561"/>
    <w:rsid w:val="00535CE5"/>
    <w:rsid w:val="00536E7D"/>
    <w:rsid w:val="005414E8"/>
    <w:rsid w:val="00541505"/>
    <w:rsid w:val="00541EB4"/>
    <w:rsid w:val="00542248"/>
    <w:rsid w:val="005422D1"/>
    <w:rsid w:val="00542530"/>
    <w:rsid w:val="00542E7A"/>
    <w:rsid w:val="005432C6"/>
    <w:rsid w:val="005435E1"/>
    <w:rsid w:val="0054417A"/>
    <w:rsid w:val="00544347"/>
    <w:rsid w:val="00544A2B"/>
    <w:rsid w:val="005450F7"/>
    <w:rsid w:val="005451A3"/>
    <w:rsid w:val="00545A19"/>
    <w:rsid w:val="00546491"/>
    <w:rsid w:val="005466A4"/>
    <w:rsid w:val="005468AE"/>
    <w:rsid w:val="005470A2"/>
    <w:rsid w:val="005472DE"/>
    <w:rsid w:val="005474FE"/>
    <w:rsid w:val="00547CC6"/>
    <w:rsid w:val="0055017E"/>
    <w:rsid w:val="00551593"/>
    <w:rsid w:val="0055236C"/>
    <w:rsid w:val="005538A4"/>
    <w:rsid w:val="00553CC9"/>
    <w:rsid w:val="00554381"/>
    <w:rsid w:val="005549A3"/>
    <w:rsid w:val="00555082"/>
    <w:rsid w:val="005559A4"/>
    <w:rsid w:val="00556588"/>
    <w:rsid w:val="00556954"/>
    <w:rsid w:val="00557092"/>
    <w:rsid w:val="00557481"/>
    <w:rsid w:val="005604B1"/>
    <w:rsid w:val="00562265"/>
    <w:rsid w:val="005626B7"/>
    <w:rsid w:val="00562B26"/>
    <w:rsid w:val="00562C36"/>
    <w:rsid w:val="00562EB7"/>
    <w:rsid w:val="0056342A"/>
    <w:rsid w:val="005637DE"/>
    <w:rsid w:val="00563DD2"/>
    <w:rsid w:val="005644CC"/>
    <w:rsid w:val="00564922"/>
    <w:rsid w:val="005651E4"/>
    <w:rsid w:val="00565436"/>
    <w:rsid w:val="00565AF8"/>
    <w:rsid w:val="00565B59"/>
    <w:rsid w:val="005667CB"/>
    <w:rsid w:val="00566FEB"/>
    <w:rsid w:val="0056728C"/>
    <w:rsid w:val="005674C7"/>
    <w:rsid w:val="005714BC"/>
    <w:rsid w:val="00571A64"/>
    <w:rsid w:val="00572ABA"/>
    <w:rsid w:val="00572E71"/>
    <w:rsid w:val="00572F55"/>
    <w:rsid w:val="0057360E"/>
    <w:rsid w:val="00574481"/>
    <w:rsid w:val="005747C1"/>
    <w:rsid w:val="0057487A"/>
    <w:rsid w:val="00574FEC"/>
    <w:rsid w:val="00575503"/>
    <w:rsid w:val="00575D0C"/>
    <w:rsid w:val="005765D5"/>
    <w:rsid w:val="0057743C"/>
    <w:rsid w:val="005776E4"/>
    <w:rsid w:val="00577F42"/>
    <w:rsid w:val="005802E8"/>
    <w:rsid w:val="00580783"/>
    <w:rsid w:val="00580A17"/>
    <w:rsid w:val="00580EBD"/>
    <w:rsid w:val="00581259"/>
    <w:rsid w:val="0058309F"/>
    <w:rsid w:val="005853D6"/>
    <w:rsid w:val="00586C6C"/>
    <w:rsid w:val="00587B1B"/>
    <w:rsid w:val="005917A5"/>
    <w:rsid w:val="00591A72"/>
    <w:rsid w:val="00591F95"/>
    <w:rsid w:val="0059376E"/>
    <w:rsid w:val="00593B43"/>
    <w:rsid w:val="00594019"/>
    <w:rsid w:val="00594820"/>
    <w:rsid w:val="00596432"/>
    <w:rsid w:val="00597255"/>
    <w:rsid w:val="00597438"/>
    <w:rsid w:val="005A04B5"/>
    <w:rsid w:val="005A0AA7"/>
    <w:rsid w:val="005A26B7"/>
    <w:rsid w:val="005A272F"/>
    <w:rsid w:val="005A351D"/>
    <w:rsid w:val="005A3CFA"/>
    <w:rsid w:val="005A3DC3"/>
    <w:rsid w:val="005A3EE1"/>
    <w:rsid w:val="005A4540"/>
    <w:rsid w:val="005A4E9C"/>
    <w:rsid w:val="005A52CD"/>
    <w:rsid w:val="005A5449"/>
    <w:rsid w:val="005A5AEB"/>
    <w:rsid w:val="005A6B8E"/>
    <w:rsid w:val="005A6F77"/>
    <w:rsid w:val="005A7553"/>
    <w:rsid w:val="005A78CC"/>
    <w:rsid w:val="005B00AB"/>
    <w:rsid w:val="005B0BE0"/>
    <w:rsid w:val="005B1718"/>
    <w:rsid w:val="005B1EC6"/>
    <w:rsid w:val="005B2389"/>
    <w:rsid w:val="005B24E9"/>
    <w:rsid w:val="005B2826"/>
    <w:rsid w:val="005B2C9B"/>
    <w:rsid w:val="005B32F7"/>
    <w:rsid w:val="005B472B"/>
    <w:rsid w:val="005B4A4B"/>
    <w:rsid w:val="005B4AF6"/>
    <w:rsid w:val="005B50CC"/>
    <w:rsid w:val="005B5969"/>
    <w:rsid w:val="005B7267"/>
    <w:rsid w:val="005B75C2"/>
    <w:rsid w:val="005C0194"/>
    <w:rsid w:val="005C0238"/>
    <w:rsid w:val="005C0544"/>
    <w:rsid w:val="005C0BF6"/>
    <w:rsid w:val="005C1301"/>
    <w:rsid w:val="005C1320"/>
    <w:rsid w:val="005C1390"/>
    <w:rsid w:val="005C2B95"/>
    <w:rsid w:val="005C36D9"/>
    <w:rsid w:val="005C3AB7"/>
    <w:rsid w:val="005C4950"/>
    <w:rsid w:val="005C59C0"/>
    <w:rsid w:val="005C5BBF"/>
    <w:rsid w:val="005C6239"/>
    <w:rsid w:val="005C6635"/>
    <w:rsid w:val="005C7378"/>
    <w:rsid w:val="005D03EA"/>
    <w:rsid w:val="005D0880"/>
    <w:rsid w:val="005D0E51"/>
    <w:rsid w:val="005D128C"/>
    <w:rsid w:val="005D155D"/>
    <w:rsid w:val="005D17D4"/>
    <w:rsid w:val="005D2860"/>
    <w:rsid w:val="005D2E60"/>
    <w:rsid w:val="005D378D"/>
    <w:rsid w:val="005D419A"/>
    <w:rsid w:val="005D4514"/>
    <w:rsid w:val="005D52EB"/>
    <w:rsid w:val="005D5C92"/>
    <w:rsid w:val="005D6560"/>
    <w:rsid w:val="005D73E2"/>
    <w:rsid w:val="005E0597"/>
    <w:rsid w:val="005E10F8"/>
    <w:rsid w:val="005E1F7C"/>
    <w:rsid w:val="005E249A"/>
    <w:rsid w:val="005E3331"/>
    <w:rsid w:val="005E3862"/>
    <w:rsid w:val="005E4F25"/>
    <w:rsid w:val="005E5588"/>
    <w:rsid w:val="005E56B1"/>
    <w:rsid w:val="005E6241"/>
    <w:rsid w:val="005E68B7"/>
    <w:rsid w:val="005E7CB0"/>
    <w:rsid w:val="005F0977"/>
    <w:rsid w:val="005F1D17"/>
    <w:rsid w:val="005F27EF"/>
    <w:rsid w:val="005F3015"/>
    <w:rsid w:val="005F375D"/>
    <w:rsid w:val="005F4010"/>
    <w:rsid w:val="005F4AC9"/>
    <w:rsid w:val="005F6066"/>
    <w:rsid w:val="005F6C28"/>
    <w:rsid w:val="005F7967"/>
    <w:rsid w:val="005F7969"/>
    <w:rsid w:val="0060023C"/>
    <w:rsid w:val="006004AD"/>
    <w:rsid w:val="00600D1F"/>
    <w:rsid w:val="00601149"/>
    <w:rsid w:val="00601331"/>
    <w:rsid w:val="00602B27"/>
    <w:rsid w:val="00602F89"/>
    <w:rsid w:val="006034A4"/>
    <w:rsid w:val="00603FF4"/>
    <w:rsid w:val="006044C9"/>
    <w:rsid w:val="0060481E"/>
    <w:rsid w:val="00604B3F"/>
    <w:rsid w:val="00605A8A"/>
    <w:rsid w:val="00605BA0"/>
    <w:rsid w:val="006069F6"/>
    <w:rsid w:val="00606C1F"/>
    <w:rsid w:val="00606C73"/>
    <w:rsid w:val="0060701E"/>
    <w:rsid w:val="00607ED3"/>
    <w:rsid w:val="0061014B"/>
    <w:rsid w:val="006107EC"/>
    <w:rsid w:val="00610D83"/>
    <w:rsid w:val="006110CD"/>
    <w:rsid w:val="00611226"/>
    <w:rsid w:val="006116A4"/>
    <w:rsid w:val="00612121"/>
    <w:rsid w:val="00613253"/>
    <w:rsid w:val="00613551"/>
    <w:rsid w:val="00616097"/>
    <w:rsid w:val="00616754"/>
    <w:rsid w:val="00617075"/>
    <w:rsid w:val="0061729F"/>
    <w:rsid w:val="00617A58"/>
    <w:rsid w:val="006203F8"/>
    <w:rsid w:val="00621305"/>
    <w:rsid w:val="006217B6"/>
    <w:rsid w:val="00621FE5"/>
    <w:rsid w:val="00622737"/>
    <w:rsid w:val="00622B92"/>
    <w:rsid w:val="00623154"/>
    <w:rsid w:val="0062338E"/>
    <w:rsid w:val="006238C8"/>
    <w:rsid w:val="006252DE"/>
    <w:rsid w:val="00625B3B"/>
    <w:rsid w:val="00626E1D"/>
    <w:rsid w:val="00627073"/>
    <w:rsid w:val="006277B2"/>
    <w:rsid w:val="006301B5"/>
    <w:rsid w:val="00630706"/>
    <w:rsid w:val="00630750"/>
    <w:rsid w:val="00630D6B"/>
    <w:rsid w:val="0063193E"/>
    <w:rsid w:val="00631DBD"/>
    <w:rsid w:val="00632272"/>
    <w:rsid w:val="006329A2"/>
    <w:rsid w:val="0063351C"/>
    <w:rsid w:val="006345B9"/>
    <w:rsid w:val="00634BC6"/>
    <w:rsid w:val="0063514F"/>
    <w:rsid w:val="00635B23"/>
    <w:rsid w:val="0063610C"/>
    <w:rsid w:val="006374EB"/>
    <w:rsid w:val="00640161"/>
    <w:rsid w:val="00640D19"/>
    <w:rsid w:val="006413B3"/>
    <w:rsid w:val="00641941"/>
    <w:rsid w:val="00641D8F"/>
    <w:rsid w:val="006421BA"/>
    <w:rsid w:val="00642238"/>
    <w:rsid w:val="0064248B"/>
    <w:rsid w:val="006427F0"/>
    <w:rsid w:val="006445EA"/>
    <w:rsid w:val="00644AA8"/>
    <w:rsid w:val="00645AD0"/>
    <w:rsid w:val="006460ED"/>
    <w:rsid w:val="00646C43"/>
    <w:rsid w:val="00647ACD"/>
    <w:rsid w:val="00647C78"/>
    <w:rsid w:val="006502D5"/>
    <w:rsid w:val="00650A33"/>
    <w:rsid w:val="00650FCD"/>
    <w:rsid w:val="0065382E"/>
    <w:rsid w:val="0065385E"/>
    <w:rsid w:val="006540F2"/>
    <w:rsid w:val="0065423C"/>
    <w:rsid w:val="00655279"/>
    <w:rsid w:val="006577D7"/>
    <w:rsid w:val="00657F31"/>
    <w:rsid w:val="00660595"/>
    <w:rsid w:val="0066086B"/>
    <w:rsid w:val="006614EB"/>
    <w:rsid w:val="006615E2"/>
    <w:rsid w:val="006617C2"/>
    <w:rsid w:val="0066182A"/>
    <w:rsid w:val="00663601"/>
    <w:rsid w:val="00663624"/>
    <w:rsid w:val="006636B0"/>
    <w:rsid w:val="00663845"/>
    <w:rsid w:val="00664DB1"/>
    <w:rsid w:val="0066515E"/>
    <w:rsid w:val="0066542B"/>
    <w:rsid w:val="00665E6A"/>
    <w:rsid w:val="00665EFE"/>
    <w:rsid w:val="006661AF"/>
    <w:rsid w:val="00666407"/>
    <w:rsid w:val="00667C32"/>
    <w:rsid w:val="00667DB4"/>
    <w:rsid w:val="00670B77"/>
    <w:rsid w:val="00671058"/>
    <w:rsid w:val="006713BE"/>
    <w:rsid w:val="0067212D"/>
    <w:rsid w:val="00673572"/>
    <w:rsid w:val="006739E5"/>
    <w:rsid w:val="0067520D"/>
    <w:rsid w:val="00675B57"/>
    <w:rsid w:val="00675CA7"/>
    <w:rsid w:val="00677651"/>
    <w:rsid w:val="006800B9"/>
    <w:rsid w:val="00680B76"/>
    <w:rsid w:val="00680E6F"/>
    <w:rsid w:val="006810BF"/>
    <w:rsid w:val="00682588"/>
    <w:rsid w:val="00682A88"/>
    <w:rsid w:val="00682B0A"/>
    <w:rsid w:val="006830C2"/>
    <w:rsid w:val="00683396"/>
    <w:rsid w:val="00683A23"/>
    <w:rsid w:val="00684860"/>
    <w:rsid w:val="00684B06"/>
    <w:rsid w:val="006850A6"/>
    <w:rsid w:val="006852CF"/>
    <w:rsid w:val="006856B4"/>
    <w:rsid w:val="006857F1"/>
    <w:rsid w:val="00685C70"/>
    <w:rsid w:val="00685DE0"/>
    <w:rsid w:val="00685EBD"/>
    <w:rsid w:val="006861CC"/>
    <w:rsid w:val="00686350"/>
    <w:rsid w:val="00686A8A"/>
    <w:rsid w:val="006873AB"/>
    <w:rsid w:val="00690C8B"/>
    <w:rsid w:val="00692F2D"/>
    <w:rsid w:val="0069374A"/>
    <w:rsid w:val="00693D43"/>
    <w:rsid w:val="0069579B"/>
    <w:rsid w:val="00695BFD"/>
    <w:rsid w:val="00697F59"/>
    <w:rsid w:val="006A04A6"/>
    <w:rsid w:val="006A0535"/>
    <w:rsid w:val="006A192D"/>
    <w:rsid w:val="006A1DB5"/>
    <w:rsid w:val="006A2A6E"/>
    <w:rsid w:val="006A2D14"/>
    <w:rsid w:val="006A3B8E"/>
    <w:rsid w:val="006A4189"/>
    <w:rsid w:val="006A4CE3"/>
    <w:rsid w:val="006A5D11"/>
    <w:rsid w:val="006A5E6F"/>
    <w:rsid w:val="006A5EC0"/>
    <w:rsid w:val="006A681A"/>
    <w:rsid w:val="006A72CC"/>
    <w:rsid w:val="006A7CC0"/>
    <w:rsid w:val="006B01CA"/>
    <w:rsid w:val="006B02BB"/>
    <w:rsid w:val="006B02F0"/>
    <w:rsid w:val="006B09BB"/>
    <w:rsid w:val="006B0DA3"/>
    <w:rsid w:val="006B0F4E"/>
    <w:rsid w:val="006B20D4"/>
    <w:rsid w:val="006B4042"/>
    <w:rsid w:val="006B4882"/>
    <w:rsid w:val="006B48AF"/>
    <w:rsid w:val="006B5DBD"/>
    <w:rsid w:val="006B5DBE"/>
    <w:rsid w:val="006B6055"/>
    <w:rsid w:val="006B6085"/>
    <w:rsid w:val="006B79A4"/>
    <w:rsid w:val="006B7BBB"/>
    <w:rsid w:val="006C0BCA"/>
    <w:rsid w:val="006C0C99"/>
    <w:rsid w:val="006C0F87"/>
    <w:rsid w:val="006C1509"/>
    <w:rsid w:val="006C153C"/>
    <w:rsid w:val="006C1582"/>
    <w:rsid w:val="006C18FB"/>
    <w:rsid w:val="006C1DE9"/>
    <w:rsid w:val="006C2A5F"/>
    <w:rsid w:val="006C2FF6"/>
    <w:rsid w:val="006C4A4D"/>
    <w:rsid w:val="006C5DE0"/>
    <w:rsid w:val="006C703D"/>
    <w:rsid w:val="006C73EC"/>
    <w:rsid w:val="006C7698"/>
    <w:rsid w:val="006C7786"/>
    <w:rsid w:val="006D01AB"/>
    <w:rsid w:val="006D1E67"/>
    <w:rsid w:val="006D221B"/>
    <w:rsid w:val="006D2660"/>
    <w:rsid w:val="006D2E64"/>
    <w:rsid w:val="006D35A1"/>
    <w:rsid w:val="006D38D4"/>
    <w:rsid w:val="006D3C53"/>
    <w:rsid w:val="006D3C67"/>
    <w:rsid w:val="006D3CA9"/>
    <w:rsid w:val="006D47BA"/>
    <w:rsid w:val="006D4CB0"/>
    <w:rsid w:val="006D5408"/>
    <w:rsid w:val="006D5843"/>
    <w:rsid w:val="006D5D7E"/>
    <w:rsid w:val="006D5D94"/>
    <w:rsid w:val="006D6752"/>
    <w:rsid w:val="006D6C1B"/>
    <w:rsid w:val="006D7345"/>
    <w:rsid w:val="006D79AB"/>
    <w:rsid w:val="006E00BF"/>
    <w:rsid w:val="006E07A6"/>
    <w:rsid w:val="006E0D0C"/>
    <w:rsid w:val="006E0DDE"/>
    <w:rsid w:val="006E314B"/>
    <w:rsid w:val="006E38DA"/>
    <w:rsid w:val="006E3E06"/>
    <w:rsid w:val="006E4D48"/>
    <w:rsid w:val="006E4D8C"/>
    <w:rsid w:val="006E53D7"/>
    <w:rsid w:val="006E616C"/>
    <w:rsid w:val="006E71F9"/>
    <w:rsid w:val="006E7358"/>
    <w:rsid w:val="006E7974"/>
    <w:rsid w:val="006E7B00"/>
    <w:rsid w:val="006E7FBF"/>
    <w:rsid w:val="006F062C"/>
    <w:rsid w:val="006F103F"/>
    <w:rsid w:val="006F1488"/>
    <w:rsid w:val="006F1547"/>
    <w:rsid w:val="006F23F6"/>
    <w:rsid w:val="006F3D86"/>
    <w:rsid w:val="006F45E2"/>
    <w:rsid w:val="006F48AC"/>
    <w:rsid w:val="006F5650"/>
    <w:rsid w:val="006F5CFD"/>
    <w:rsid w:val="006F6172"/>
    <w:rsid w:val="006F661A"/>
    <w:rsid w:val="006F6E8A"/>
    <w:rsid w:val="006F7135"/>
    <w:rsid w:val="006F719C"/>
    <w:rsid w:val="006F798F"/>
    <w:rsid w:val="006F7BA8"/>
    <w:rsid w:val="00701B8A"/>
    <w:rsid w:val="00702699"/>
    <w:rsid w:val="00702C86"/>
    <w:rsid w:val="00702FB3"/>
    <w:rsid w:val="007033BD"/>
    <w:rsid w:val="007050EC"/>
    <w:rsid w:val="00705A0C"/>
    <w:rsid w:val="00706428"/>
    <w:rsid w:val="00706B9C"/>
    <w:rsid w:val="007077BA"/>
    <w:rsid w:val="00707AEB"/>
    <w:rsid w:val="00710250"/>
    <w:rsid w:val="00710473"/>
    <w:rsid w:val="00711075"/>
    <w:rsid w:val="007118B4"/>
    <w:rsid w:val="00711DD7"/>
    <w:rsid w:val="007136B2"/>
    <w:rsid w:val="007143AE"/>
    <w:rsid w:val="007148C6"/>
    <w:rsid w:val="007151CB"/>
    <w:rsid w:val="007164B8"/>
    <w:rsid w:val="00716C04"/>
    <w:rsid w:val="0071781E"/>
    <w:rsid w:val="00717A94"/>
    <w:rsid w:val="007200B0"/>
    <w:rsid w:val="00720679"/>
    <w:rsid w:val="00720A56"/>
    <w:rsid w:val="0072103C"/>
    <w:rsid w:val="00721129"/>
    <w:rsid w:val="007224FD"/>
    <w:rsid w:val="00723E37"/>
    <w:rsid w:val="00725244"/>
    <w:rsid w:val="00725D61"/>
    <w:rsid w:val="007264A8"/>
    <w:rsid w:val="00726FA9"/>
    <w:rsid w:val="0072716C"/>
    <w:rsid w:val="007273B4"/>
    <w:rsid w:val="00727A3D"/>
    <w:rsid w:val="00727A7F"/>
    <w:rsid w:val="00727CFE"/>
    <w:rsid w:val="00730093"/>
    <w:rsid w:val="0073054F"/>
    <w:rsid w:val="00730B2F"/>
    <w:rsid w:val="007311CC"/>
    <w:rsid w:val="007329CD"/>
    <w:rsid w:val="00732F29"/>
    <w:rsid w:val="007337D4"/>
    <w:rsid w:val="00733A0C"/>
    <w:rsid w:val="00733A7B"/>
    <w:rsid w:val="00733D36"/>
    <w:rsid w:val="007345B8"/>
    <w:rsid w:val="00734E82"/>
    <w:rsid w:val="007351DA"/>
    <w:rsid w:val="00735916"/>
    <w:rsid w:val="007359E6"/>
    <w:rsid w:val="00736AA7"/>
    <w:rsid w:val="00736FC5"/>
    <w:rsid w:val="00737321"/>
    <w:rsid w:val="00741552"/>
    <w:rsid w:val="0074164E"/>
    <w:rsid w:val="00743152"/>
    <w:rsid w:val="00743DAE"/>
    <w:rsid w:val="00743DBB"/>
    <w:rsid w:val="00743E8F"/>
    <w:rsid w:val="007443E4"/>
    <w:rsid w:val="007444A5"/>
    <w:rsid w:val="007446EE"/>
    <w:rsid w:val="00744B45"/>
    <w:rsid w:val="00745B47"/>
    <w:rsid w:val="00745B61"/>
    <w:rsid w:val="007462AA"/>
    <w:rsid w:val="00746EDF"/>
    <w:rsid w:val="007476D1"/>
    <w:rsid w:val="00747CC5"/>
    <w:rsid w:val="00747DB8"/>
    <w:rsid w:val="00750163"/>
    <w:rsid w:val="007512FE"/>
    <w:rsid w:val="00751750"/>
    <w:rsid w:val="00751BBC"/>
    <w:rsid w:val="00751C78"/>
    <w:rsid w:val="0075208A"/>
    <w:rsid w:val="007520DB"/>
    <w:rsid w:val="00752766"/>
    <w:rsid w:val="0075288B"/>
    <w:rsid w:val="00752D81"/>
    <w:rsid w:val="0075390F"/>
    <w:rsid w:val="00754C76"/>
    <w:rsid w:val="00755F5E"/>
    <w:rsid w:val="0075641E"/>
    <w:rsid w:val="0075670D"/>
    <w:rsid w:val="00756F11"/>
    <w:rsid w:val="00757050"/>
    <w:rsid w:val="00760491"/>
    <w:rsid w:val="0076052C"/>
    <w:rsid w:val="007608D2"/>
    <w:rsid w:val="00761227"/>
    <w:rsid w:val="007623C9"/>
    <w:rsid w:val="00762701"/>
    <w:rsid w:val="00762B62"/>
    <w:rsid w:val="007635E4"/>
    <w:rsid w:val="007649E6"/>
    <w:rsid w:val="00764E3D"/>
    <w:rsid w:val="00765683"/>
    <w:rsid w:val="007657F4"/>
    <w:rsid w:val="00765BB8"/>
    <w:rsid w:val="007669B9"/>
    <w:rsid w:val="00766F67"/>
    <w:rsid w:val="0076753B"/>
    <w:rsid w:val="00767AA0"/>
    <w:rsid w:val="00767C82"/>
    <w:rsid w:val="007704D7"/>
    <w:rsid w:val="00770534"/>
    <w:rsid w:val="00770CCF"/>
    <w:rsid w:val="0077144B"/>
    <w:rsid w:val="0077209C"/>
    <w:rsid w:val="00772975"/>
    <w:rsid w:val="007734BA"/>
    <w:rsid w:val="00774570"/>
    <w:rsid w:val="00774D46"/>
    <w:rsid w:val="00775812"/>
    <w:rsid w:val="00775D99"/>
    <w:rsid w:val="00776662"/>
    <w:rsid w:val="00776BB3"/>
    <w:rsid w:val="00777183"/>
    <w:rsid w:val="007771C9"/>
    <w:rsid w:val="00777325"/>
    <w:rsid w:val="007775C0"/>
    <w:rsid w:val="007801D1"/>
    <w:rsid w:val="00780A54"/>
    <w:rsid w:val="00780B97"/>
    <w:rsid w:val="00781DF8"/>
    <w:rsid w:val="007821BB"/>
    <w:rsid w:val="0078287B"/>
    <w:rsid w:val="00782E5D"/>
    <w:rsid w:val="00783554"/>
    <w:rsid w:val="00784029"/>
    <w:rsid w:val="007852CD"/>
    <w:rsid w:val="007855BD"/>
    <w:rsid w:val="0078749E"/>
    <w:rsid w:val="007877FF"/>
    <w:rsid w:val="007900E6"/>
    <w:rsid w:val="00791049"/>
    <w:rsid w:val="00791686"/>
    <w:rsid w:val="0079169D"/>
    <w:rsid w:val="007924DB"/>
    <w:rsid w:val="00792754"/>
    <w:rsid w:val="007931B7"/>
    <w:rsid w:val="0079454D"/>
    <w:rsid w:val="00796133"/>
    <w:rsid w:val="007961D9"/>
    <w:rsid w:val="00797522"/>
    <w:rsid w:val="007978E2"/>
    <w:rsid w:val="007A0203"/>
    <w:rsid w:val="007A0699"/>
    <w:rsid w:val="007A130E"/>
    <w:rsid w:val="007A131E"/>
    <w:rsid w:val="007A23B7"/>
    <w:rsid w:val="007A2A9A"/>
    <w:rsid w:val="007A366C"/>
    <w:rsid w:val="007A3730"/>
    <w:rsid w:val="007A3836"/>
    <w:rsid w:val="007A44E7"/>
    <w:rsid w:val="007A49DF"/>
    <w:rsid w:val="007A578A"/>
    <w:rsid w:val="007A608D"/>
    <w:rsid w:val="007A7A17"/>
    <w:rsid w:val="007A7A7F"/>
    <w:rsid w:val="007B04E3"/>
    <w:rsid w:val="007B130A"/>
    <w:rsid w:val="007B1D34"/>
    <w:rsid w:val="007B1EA9"/>
    <w:rsid w:val="007B3295"/>
    <w:rsid w:val="007B4067"/>
    <w:rsid w:val="007B46B9"/>
    <w:rsid w:val="007B4E90"/>
    <w:rsid w:val="007B597C"/>
    <w:rsid w:val="007B5995"/>
    <w:rsid w:val="007B6129"/>
    <w:rsid w:val="007B6F0C"/>
    <w:rsid w:val="007B7017"/>
    <w:rsid w:val="007B76F0"/>
    <w:rsid w:val="007C0795"/>
    <w:rsid w:val="007C1551"/>
    <w:rsid w:val="007C1E91"/>
    <w:rsid w:val="007C20DA"/>
    <w:rsid w:val="007C3C74"/>
    <w:rsid w:val="007C3EE4"/>
    <w:rsid w:val="007C5482"/>
    <w:rsid w:val="007C5FA5"/>
    <w:rsid w:val="007C6042"/>
    <w:rsid w:val="007C62EA"/>
    <w:rsid w:val="007C634F"/>
    <w:rsid w:val="007C6ED1"/>
    <w:rsid w:val="007C7075"/>
    <w:rsid w:val="007C729F"/>
    <w:rsid w:val="007D0E0B"/>
    <w:rsid w:val="007D1DA0"/>
    <w:rsid w:val="007D1FEE"/>
    <w:rsid w:val="007D260F"/>
    <w:rsid w:val="007D261B"/>
    <w:rsid w:val="007D2A9D"/>
    <w:rsid w:val="007D3463"/>
    <w:rsid w:val="007D35EC"/>
    <w:rsid w:val="007D5225"/>
    <w:rsid w:val="007D57DC"/>
    <w:rsid w:val="007D5A48"/>
    <w:rsid w:val="007D6342"/>
    <w:rsid w:val="007D63EB"/>
    <w:rsid w:val="007D6534"/>
    <w:rsid w:val="007D6A73"/>
    <w:rsid w:val="007D7508"/>
    <w:rsid w:val="007D7589"/>
    <w:rsid w:val="007D7857"/>
    <w:rsid w:val="007E0722"/>
    <w:rsid w:val="007E0C9E"/>
    <w:rsid w:val="007E0CA1"/>
    <w:rsid w:val="007E0CA6"/>
    <w:rsid w:val="007E21D1"/>
    <w:rsid w:val="007E2C44"/>
    <w:rsid w:val="007E36E8"/>
    <w:rsid w:val="007E3ED0"/>
    <w:rsid w:val="007E3FD4"/>
    <w:rsid w:val="007E40FF"/>
    <w:rsid w:val="007E438A"/>
    <w:rsid w:val="007E609C"/>
    <w:rsid w:val="007E65D5"/>
    <w:rsid w:val="007E6C9E"/>
    <w:rsid w:val="007E6ECE"/>
    <w:rsid w:val="007E7108"/>
    <w:rsid w:val="007E7B2B"/>
    <w:rsid w:val="007F05CA"/>
    <w:rsid w:val="007F0630"/>
    <w:rsid w:val="007F0B61"/>
    <w:rsid w:val="007F176E"/>
    <w:rsid w:val="007F1F0C"/>
    <w:rsid w:val="007F2AD5"/>
    <w:rsid w:val="007F2F6B"/>
    <w:rsid w:val="007F3158"/>
    <w:rsid w:val="007F3E02"/>
    <w:rsid w:val="007F47D0"/>
    <w:rsid w:val="007F4FC1"/>
    <w:rsid w:val="007F53F4"/>
    <w:rsid w:val="007F6C8D"/>
    <w:rsid w:val="007F70A7"/>
    <w:rsid w:val="007F7704"/>
    <w:rsid w:val="007F77CD"/>
    <w:rsid w:val="0080013B"/>
    <w:rsid w:val="00800306"/>
    <w:rsid w:val="008003CA"/>
    <w:rsid w:val="00800790"/>
    <w:rsid w:val="00800DFB"/>
    <w:rsid w:val="0080106A"/>
    <w:rsid w:val="0080114E"/>
    <w:rsid w:val="00801722"/>
    <w:rsid w:val="0080190B"/>
    <w:rsid w:val="00802B3B"/>
    <w:rsid w:val="00804954"/>
    <w:rsid w:val="00804A8D"/>
    <w:rsid w:val="00804FB2"/>
    <w:rsid w:val="00805257"/>
    <w:rsid w:val="00805AB2"/>
    <w:rsid w:val="00806566"/>
    <w:rsid w:val="00806B00"/>
    <w:rsid w:val="0080748A"/>
    <w:rsid w:val="00807F9A"/>
    <w:rsid w:val="008101AB"/>
    <w:rsid w:val="0081232A"/>
    <w:rsid w:val="0081373A"/>
    <w:rsid w:val="00814F9A"/>
    <w:rsid w:val="00815B0B"/>
    <w:rsid w:val="00815D5C"/>
    <w:rsid w:val="00816458"/>
    <w:rsid w:val="008169E4"/>
    <w:rsid w:val="00817AFA"/>
    <w:rsid w:val="00820481"/>
    <w:rsid w:val="00820730"/>
    <w:rsid w:val="008222BB"/>
    <w:rsid w:val="008222C7"/>
    <w:rsid w:val="00822CA4"/>
    <w:rsid w:val="00823642"/>
    <w:rsid w:val="00823FD0"/>
    <w:rsid w:val="00824F4C"/>
    <w:rsid w:val="00825D43"/>
    <w:rsid w:val="00827179"/>
    <w:rsid w:val="00827418"/>
    <w:rsid w:val="008276AF"/>
    <w:rsid w:val="00827D11"/>
    <w:rsid w:val="008306EF"/>
    <w:rsid w:val="00830880"/>
    <w:rsid w:val="00831147"/>
    <w:rsid w:val="008315F0"/>
    <w:rsid w:val="0083209B"/>
    <w:rsid w:val="0083213C"/>
    <w:rsid w:val="00833322"/>
    <w:rsid w:val="00834879"/>
    <w:rsid w:val="008348E8"/>
    <w:rsid w:val="008353BB"/>
    <w:rsid w:val="008363A8"/>
    <w:rsid w:val="008363EF"/>
    <w:rsid w:val="00837028"/>
    <w:rsid w:val="008409F5"/>
    <w:rsid w:val="00840AB0"/>
    <w:rsid w:val="00841322"/>
    <w:rsid w:val="008420DB"/>
    <w:rsid w:val="008422D2"/>
    <w:rsid w:val="00843FF4"/>
    <w:rsid w:val="00844C17"/>
    <w:rsid w:val="00847605"/>
    <w:rsid w:val="00847687"/>
    <w:rsid w:val="00847B0C"/>
    <w:rsid w:val="00847B4F"/>
    <w:rsid w:val="00847C6B"/>
    <w:rsid w:val="00850893"/>
    <w:rsid w:val="008511A7"/>
    <w:rsid w:val="008512AB"/>
    <w:rsid w:val="00851805"/>
    <w:rsid w:val="008526C4"/>
    <w:rsid w:val="00852A13"/>
    <w:rsid w:val="00853173"/>
    <w:rsid w:val="008532A9"/>
    <w:rsid w:val="0085342F"/>
    <w:rsid w:val="00853B4A"/>
    <w:rsid w:val="008549F1"/>
    <w:rsid w:val="00854E4B"/>
    <w:rsid w:val="008550AE"/>
    <w:rsid w:val="00855636"/>
    <w:rsid w:val="00855914"/>
    <w:rsid w:val="00856718"/>
    <w:rsid w:val="008572ED"/>
    <w:rsid w:val="00857761"/>
    <w:rsid w:val="00857797"/>
    <w:rsid w:val="0085786F"/>
    <w:rsid w:val="00860209"/>
    <w:rsid w:val="00861167"/>
    <w:rsid w:val="00861454"/>
    <w:rsid w:val="00861C55"/>
    <w:rsid w:val="008624FA"/>
    <w:rsid w:val="00862598"/>
    <w:rsid w:val="00862671"/>
    <w:rsid w:val="00862914"/>
    <w:rsid w:val="00862AB5"/>
    <w:rsid w:val="008634FD"/>
    <w:rsid w:val="00863C1F"/>
    <w:rsid w:val="008649EF"/>
    <w:rsid w:val="00865CB2"/>
    <w:rsid w:val="008660D8"/>
    <w:rsid w:val="008661D0"/>
    <w:rsid w:val="00866C71"/>
    <w:rsid w:val="008677CF"/>
    <w:rsid w:val="00870C85"/>
    <w:rsid w:val="0087122C"/>
    <w:rsid w:val="00871358"/>
    <w:rsid w:val="00871576"/>
    <w:rsid w:val="00871CC6"/>
    <w:rsid w:val="008724D3"/>
    <w:rsid w:val="00873351"/>
    <w:rsid w:val="008736D7"/>
    <w:rsid w:val="008741B3"/>
    <w:rsid w:val="008742DD"/>
    <w:rsid w:val="0087500D"/>
    <w:rsid w:val="00875153"/>
    <w:rsid w:val="008754D6"/>
    <w:rsid w:val="00875744"/>
    <w:rsid w:val="00880431"/>
    <w:rsid w:val="00880B40"/>
    <w:rsid w:val="0088129D"/>
    <w:rsid w:val="00881E3C"/>
    <w:rsid w:val="0088224A"/>
    <w:rsid w:val="00882AAC"/>
    <w:rsid w:val="0088311E"/>
    <w:rsid w:val="00883477"/>
    <w:rsid w:val="00883928"/>
    <w:rsid w:val="00884305"/>
    <w:rsid w:val="00884391"/>
    <w:rsid w:val="00884806"/>
    <w:rsid w:val="00885614"/>
    <w:rsid w:val="00886355"/>
    <w:rsid w:val="008865D5"/>
    <w:rsid w:val="00886873"/>
    <w:rsid w:val="00887585"/>
    <w:rsid w:val="0088785F"/>
    <w:rsid w:val="00887D93"/>
    <w:rsid w:val="00887F0B"/>
    <w:rsid w:val="00890792"/>
    <w:rsid w:val="00890DCB"/>
    <w:rsid w:val="0089138C"/>
    <w:rsid w:val="00891748"/>
    <w:rsid w:val="008921A0"/>
    <w:rsid w:val="00892803"/>
    <w:rsid w:val="00892ABD"/>
    <w:rsid w:val="00892CC9"/>
    <w:rsid w:val="00892E91"/>
    <w:rsid w:val="00893C24"/>
    <w:rsid w:val="00893DD4"/>
    <w:rsid w:val="00894465"/>
    <w:rsid w:val="00894B22"/>
    <w:rsid w:val="00894FF9"/>
    <w:rsid w:val="008950BF"/>
    <w:rsid w:val="00895A34"/>
    <w:rsid w:val="0089653D"/>
    <w:rsid w:val="00896A93"/>
    <w:rsid w:val="00896AC2"/>
    <w:rsid w:val="00896D01"/>
    <w:rsid w:val="00896D53"/>
    <w:rsid w:val="00896FBB"/>
    <w:rsid w:val="008971E7"/>
    <w:rsid w:val="008A00FF"/>
    <w:rsid w:val="008A0264"/>
    <w:rsid w:val="008A085B"/>
    <w:rsid w:val="008A0CDF"/>
    <w:rsid w:val="008A1219"/>
    <w:rsid w:val="008A1DEE"/>
    <w:rsid w:val="008A2181"/>
    <w:rsid w:val="008A2AB1"/>
    <w:rsid w:val="008A3254"/>
    <w:rsid w:val="008A386A"/>
    <w:rsid w:val="008A3B00"/>
    <w:rsid w:val="008A3FC4"/>
    <w:rsid w:val="008A4C09"/>
    <w:rsid w:val="008A4E09"/>
    <w:rsid w:val="008A4EFE"/>
    <w:rsid w:val="008A5190"/>
    <w:rsid w:val="008A53EC"/>
    <w:rsid w:val="008A551A"/>
    <w:rsid w:val="008A619E"/>
    <w:rsid w:val="008A6588"/>
    <w:rsid w:val="008A69B7"/>
    <w:rsid w:val="008A6F5A"/>
    <w:rsid w:val="008A7117"/>
    <w:rsid w:val="008A74E6"/>
    <w:rsid w:val="008B098F"/>
    <w:rsid w:val="008B2666"/>
    <w:rsid w:val="008B39AB"/>
    <w:rsid w:val="008B3DD5"/>
    <w:rsid w:val="008B40F9"/>
    <w:rsid w:val="008B44CF"/>
    <w:rsid w:val="008B5007"/>
    <w:rsid w:val="008B503C"/>
    <w:rsid w:val="008B5435"/>
    <w:rsid w:val="008B5D79"/>
    <w:rsid w:val="008B5DBC"/>
    <w:rsid w:val="008B7222"/>
    <w:rsid w:val="008B7C25"/>
    <w:rsid w:val="008C00F3"/>
    <w:rsid w:val="008C0CB8"/>
    <w:rsid w:val="008C0FC5"/>
    <w:rsid w:val="008C1809"/>
    <w:rsid w:val="008C1B0A"/>
    <w:rsid w:val="008C1DBC"/>
    <w:rsid w:val="008C2C6E"/>
    <w:rsid w:val="008C33ED"/>
    <w:rsid w:val="008C357F"/>
    <w:rsid w:val="008C5230"/>
    <w:rsid w:val="008C54AB"/>
    <w:rsid w:val="008C5641"/>
    <w:rsid w:val="008C6784"/>
    <w:rsid w:val="008C6F75"/>
    <w:rsid w:val="008D06A8"/>
    <w:rsid w:val="008D15C1"/>
    <w:rsid w:val="008D190D"/>
    <w:rsid w:val="008D1AB2"/>
    <w:rsid w:val="008D1BB2"/>
    <w:rsid w:val="008D2044"/>
    <w:rsid w:val="008D2697"/>
    <w:rsid w:val="008D42EC"/>
    <w:rsid w:val="008D44B5"/>
    <w:rsid w:val="008D4914"/>
    <w:rsid w:val="008D5523"/>
    <w:rsid w:val="008D5642"/>
    <w:rsid w:val="008D5B1D"/>
    <w:rsid w:val="008D5D50"/>
    <w:rsid w:val="008D69AC"/>
    <w:rsid w:val="008D7531"/>
    <w:rsid w:val="008D7BA3"/>
    <w:rsid w:val="008E0017"/>
    <w:rsid w:val="008E09D6"/>
    <w:rsid w:val="008E1D41"/>
    <w:rsid w:val="008E21F6"/>
    <w:rsid w:val="008E3059"/>
    <w:rsid w:val="008E3E27"/>
    <w:rsid w:val="008E42E8"/>
    <w:rsid w:val="008E4C37"/>
    <w:rsid w:val="008E5719"/>
    <w:rsid w:val="008E57AF"/>
    <w:rsid w:val="008E59BF"/>
    <w:rsid w:val="008E5F66"/>
    <w:rsid w:val="008E6D0C"/>
    <w:rsid w:val="008E723F"/>
    <w:rsid w:val="008E755E"/>
    <w:rsid w:val="008E7D26"/>
    <w:rsid w:val="008F0AB3"/>
    <w:rsid w:val="008F1A17"/>
    <w:rsid w:val="008F1E69"/>
    <w:rsid w:val="008F2B90"/>
    <w:rsid w:val="008F3346"/>
    <w:rsid w:val="008F3695"/>
    <w:rsid w:val="008F4167"/>
    <w:rsid w:val="008F5069"/>
    <w:rsid w:val="008F54C9"/>
    <w:rsid w:val="008F5544"/>
    <w:rsid w:val="008F673A"/>
    <w:rsid w:val="008F68D0"/>
    <w:rsid w:val="008F6DE1"/>
    <w:rsid w:val="008F79C4"/>
    <w:rsid w:val="0090041B"/>
    <w:rsid w:val="009004A7"/>
    <w:rsid w:val="009010AA"/>
    <w:rsid w:val="0090120E"/>
    <w:rsid w:val="0090157B"/>
    <w:rsid w:val="00901BB6"/>
    <w:rsid w:val="00901E3D"/>
    <w:rsid w:val="009037FF"/>
    <w:rsid w:val="00903BC1"/>
    <w:rsid w:val="00903CE4"/>
    <w:rsid w:val="0090405D"/>
    <w:rsid w:val="00904B13"/>
    <w:rsid w:val="00905816"/>
    <w:rsid w:val="00910139"/>
    <w:rsid w:val="00910708"/>
    <w:rsid w:val="00910F93"/>
    <w:rsid w:val="00913285"/>
    <w:rsid w:val="009137FC"/>
    <w:rsid w:val="0091459B"/>
    <w:rsid w:val="00914C08"/>
    <w:rsid w:val="00915AC1"/>
    <w:rsid w:val="00915E4A"/>
    <w:rsid w:val="00916F53"/>
    <w:rsid w:val="009178E2"/>
    <w:rsid w:val="009200B5"/>
    <w:rsid w:val="00920B98"/>
    <w:rsid w:val="00921036"/>
    <w:rsid w:val="009212F7"/>
    <w:rsid w:val="00921597"/>
    <w:rsid w:val="00922050"/>
    <w:rsid w:val="0092214E"/>
    <w:rsid w:val="00922273"/>
    <w:rsid w:val="00922FBF"/>
    <w:rsid w:val="009230D7"/>
    <w:rsid w:val="00923917"/>
    <w:rsid w:val="00924A65"/>
    <w:rsid w:val="00924AE8"/>
    <w:rsid w:val="00924BBF"/>
    <w:rsid w:val="00924E79"/>
    <w:rsid w:val="00925172"/>
    <w:rsid w:val="0092524E"/>
    <w:rsid w:val="0092601D"/>
    <w:rsid w:val="0092670E"/>
    <w:rsid w:val="009267D8"/>
    <w:rsid w:val="00926C41"/>
    <w:rsid w:val="009273C8"/>
    <w:rsid w:val="00927C8D"/>
    <w:rsid w:val="00927EF6"/>
    <w:rsid w:val="00927FA5"/>
    <w:rsid w:val="0093022A"/>
    <w:rsid w:val="00930855"/>
    <w:rsid w:val="009308AF"/>
    <w:rsid w:val="00930C4D"/>
    <w:rsid w:val="00930D8A"/>
    <w:rsid w:val="009311D8"/>
    <w:rsid w:val="00931D04"/>
    <w:rsid w:val="009323C3"/>
    <w:rsid w:val="0093240C"/>
    <w:rsid w:val="00934B7B"/>
    <w:rsid w:val="009355CA"/>
    <w:rsid w:val="009355E4"/>
    <w:rsid w:val="00935A1E"/>
    <w:rsid w:val="00936763"/>
    <w:rsid w:val="00937218"/>
    <w:rsid w:val="009374EC"/>
    <w:rsid w:val="00937551"/>
    <w:rsid w:val="0093770B"/>
    <w:rsid w:val="0094156C"/>
    <w:rsid w:val="009423BF"/>
    <w:rsid w:val="009426BB"/>
    <w:rsid w:val="00942E04"/>
    <w:rsid w:val="00942E91"/>
    <w:rsid w:val="00942E99"/>
    <w:rsid w:val="00942ED7"/>
    <w:rsid w:val="009430E7"/>
    <w:rsid w:val="00944908"/>
    <w:rsid w:val="00944BC2"/>
    <w:rsid w:val="00944BFC"/>
    <w:rsid w:val="009459FB"/>
    <w:rsid w:val="009466BC"/>
    <w:rsid w:val="009473EE"/>
    <w:rsid w:val="009512A7"/>
    <w:rsid w:val="00952088"/>
    <w:rsid w:val="00952634"/>
    <w:rsid w:val="00952C43"/>
    <w:rsid w:val="00954ACB"/>
    <w:rsid w:val="00955034"/>
    <w:rsid w:val="00955767"/>
    <w:rsid w:val="009558FD"/>
    <w:rsid w:val="00957F58"/>
    <w:rsid w:val="009604AD"/>
    <w:rsid w:val="00962367"/>
    <w:rsid w:val="00962890"/>
    <w:rsid w:val="00962FF2"/>
    <w:rsid w:val="009641A9"/>
    <w:rsid w:val="009643DB"/>
    <w:rsid w:val="009644BF"/>
    <w:rsid w:val="00964FDD"/>
    <w:rsid w:val="009652C4"/>
    <w:rsid w:val="00965635"/>
    <w:rsid w:val="00965FDA"/>
    <w:rsid w:val="009673C6"/>
    <w:rsid w:val="00970973"/>
    <w:rsid w:val="009718A0"/>
    <w:rsid w:val="00972E5B"/>
    <w:rsid w:val="00972E65"/>
    <w:rsid w:val="00972F0A"/>
    <w:rsid w:val="0097342D"/>
    <w:rsid w:val="00973932"/>
    <w:rsid w:val="00974331"/>
    <w:rsid w:val="00975431"/>
    <w:rsid w:val="009755D4"/>
    <w:rsid w:val="0097607D"/>
    <w:rsid w:val="009767D8"/>
    <w:rsid w:val="0097690F"/>
    <w:rsid w:val="0097790D"/>
    <w:rsid w:val="00977C72"/>
    <w:rsid w:val="0098104F"/>
    <w:rsid w:val="00982C53"/>
    <w:rsid w:val="00983B0C"/>
    <w:rsid w:val="00983D88"/>
    <w:rsid w:val="0098498F"/>
    <w:rsid w:val="00984B9D"/>
    <w:rsid w:val="00984CED"/>
    <w:rsid w:val="00984FA9"/>
    <w:rsid w:val="0098533E"/>
    <w:rsid w:val="009853C1"/>
    <w:rsid w:val="00985663"/>
    <w:rsid w:val="009863CA"/>
    <w:rsid w:val="009863D4"/>
    <w:rsid w:val="00986C0D"/>
    <w:rsid w:val="00987820"/>
    <w:rsid w:val="009878E3"/>
    <w:rsid w:val="00987B76"/>
    <w:rsid w:val="0099007E"/>
    <w:rsid w:val="009907D9"/>
    <w:rsid w:val="00990989"/>
    <w:rsid w:val="00990A7A"/>
    <w:rsid w:val="00991273"/>
    <w:rsid w:val="00991500"/>
    <w:rsid w:val="00991A98"/>
    <w:rsid w:val="00991AA2"/>
    <w:rsid w:val="00991F65"/>
    <w:rsid w:val="00992568"/>
    <w:rsid w:val="00992A62"/>
    <w:rsid w:val="00992C9D"/>
    <w:rsid w:val="00993C88"/>
    <w:rsid w:val="00993CFA"/>
    <w:rsid w:val="0099455C"/>
    <w:rsid w:val="00994C6A"/>
    <w:rsid w:val="009964A8"/>
    <w:rsid w:val="00996E8F"/>
    <w:rsid w:val="00996F32"/>
    <w:rsid w:val="009971A6"/>
    <w:rsid w:val="00997A37"/>
    <w:rsid w:val="00997D2D"/>
    <w:rsid w:val="009A0299"/>
    <w:rsid w:val="009A041C"/>
    <w:rsid w:val="009A11CB"/>
    <w:rsid w:val="009A16DF"/>
    <w:rsid w:val="009A37EC"/>
    <w:rsid w:val="009A3BCA"/>
    <w:rsid w:val="009A4083"/>
    <w:rsid w:val="009A419B"/>
    <w:rsid w:val="009A445B"/>
    <w:rsid w:val="009A4B97"/>
    <w:rsid w:val="009A5801"/>
    <w:rsid w:val="009A66FD"/>
    <w:rsid w:val="009A6A24"/>
    <w:rsid w:val="009A79F0"/>
    <w:rsid w:val="009B02BA"/>
    <w:rsid w:val="009B0617"/>
    <w:rsid w:val="009B10BC"/>
    <w:rsid w:val="009B121A"/>
    <w:rsid w:val="009B16B3"/>
    <w:rsid w:val="009B1FBA"/>
    <w:rsid w:val="009B25A8"/>
    <w:rsid w:val="009B2FCB"/>
    <w:rsid w:val="009B368E"/>
    <w:rsid w:val="009B39C5"/>
    <w:rsid w:val="009B4580"/>
    <w:rsid w:val="009B4A4F"/>
    <w:rsid w:val="009B506D"/>
    <w:rsid w:val="009B5169"/>
    <w:rsid w:val="009B526A"/>
    <w:rsid w:val="009B64A1"/>
    <w:rsid w:val="009B6687"/>
    <w:rsid w:val="009B6FD4"/>
    <w:rsid w:val="009B7FF0"/>
    <w:rsid w:val="009C0C88"/>
    <w:rsid w:val="009C0D08"/>
    <w:rsid w:val="009C1F85"/>
    <w:rsid w:val="009C285D"/>
    <w:rsid w:val="009C2AF3"/>
    <w:rsid w:val="009C2EC1"/>
    <w:rsid w:val="009C4496"/>
    <w:rsid w:val="009C4A10"/>
    <w:rsid w:val="009C587B"/>
    <w:rsid w:val="009C5D1D"/>
    <w:rsid w:val="009C5FDE"/>
    <w:rsid w:val="009C6313"/>
    <w:rsid w:val="009C722E"/>
    <w:rsid w:val="009C788C"/>
    <w:rsid w:val="009D154A"/>
    <w:rsid w:val="009D1B81"/>
    <w:rsid w:val="009D28D1"/>
    <w:rsid w:val="009D2A0B"/>
    <w:rsid w:val="009D31D9"/>
    <w:rsid w:val="009D36E2"/>
    <w:rsid w:val="009D4839"/>
    <w:rsid w:val="009D48DE"/>
    <w:rsid w:val="009D6042"/>
    <w:rsid w:val="009D6B1E"/>
    <w:rsid w:val="009D701D"/>
    <w:rsid w:val="009D7B8B"/>
    <w:rsid w:val="009E0009"/>
    <w:rsid w:val="009E0115"/>
    <w:rsid w:val="009E1ED4"/>
    <w:rsid w:val="009E1F7F"/>
    <w:rsid w:val="009E201C"/>
    <w:rsid w:val="009E2323"/>
    <w:rsid w:val="009E2C0B"/>
    <w:rsid w:val="009E2D5D"/>
    <w:rsid w:val="009E3558"/>
    <w:rsid w:val="009E4A4F"/>
    <w:rsid w:val="009E53DD"/>
    <w:rsid w:val="009E5962"/>
    <w:rsid w:val="009E5D45"/>
    <w:rsid w:val="009E65D8"/>
    <w:rsid w:val="009E7653"/>
    <w:rsid w:val="009E76C2"/>
    <w:rsid w:val="009E7793"/>
    <w:rsid w:val="009E7944"/>
    <w:rsid w:val="009F04B2"/>
    <w:rsid w:val="009F0D78"/>
    <w:rsid w:val="009F1A07"/>
    <w:rsid w:val="009F264E"/>
    <w:rsid w:val="009F2991"/>
    <w:rsid w:val="009F306C"/>
    <w:rsid w:val="009F357E"/>
    <w:rsid w:val="009F3780"/>
    <w:rsid w:val="009F420E"/>
    <w:rsid w:val="009F55B6"/>
    <w:rsid w:val="009F561F"/>
    <w:rsid w:val="009F57BB"/>
    <w:rsid w:val="009F7513"/>
    <w:rsid w:val="00A00664"/>
    <w:rsid w:val="00A00F4F"/>
    <w:rsid w:val="00A0182A"/>
    <w:rsid w:val="00A023E6"/>
    <w:rsid w:val="00A0262B"/>
    <w:rsid w:val="00A02A9D"/>
    <w:rsid w:val="00A02CB2"/>
    <w:rsid w:val="00A02D16"/>
    <w:rsid w:val="00A03309"/>
    <w:rsid w:val="00A03F8D"/>
    <w:rsid w:val="00A04FDF"/>
    <w:rsid w:val="00A0506E"/>
    <w:rsid w:val="00A05CE1"/>
    <w:rsid w:val="00A05E7B"/>
    <w:rsid w:val="00A07745"/>
    <w:rsid w:val="00A10599"/>
    <w:rsid w:val="00A10AD7"/>
    <w:rsid w:val="00A11952"/>
    <w:rsid w:val="00A11B55"/>
    <w:rsid w:val="00A11CAF"/>
    <w:rsid w:val="00A1285E"/>
    <w:rsid w:val="00A12B31"/>
    <w:rsid w:val="00A1306F"/>
    <w:rsid w:val="00A137A9"/>
    <w:rsid w:val="00A14CDA"/>
    <w:rsid w:val="00A14FA6"/>
    <w:rsid w:val="00A1538D"/>
    <w:rsid w:val="00A153DF"/>
    <w:rsid w:val="00A15656"/>
    <w:rsid w:val="00A15A6B"/>
    <w:rsid w:val="00A15E67"/>
    <w:rsid w:val="00A162ED"/>
    <w:rsid w:val="00A166AD"/>
    <w:rsid w:val="00A166B3"/>
    <w:rsid w:val="00A1682A"/>
    <w:rsid w:val="00A16896"/>
    <w:rsid w:val="00A17B00"/>
    <w:rsid w:val="00A17BAB"/>
    <w:rsid w:val="00A17D9F"/>
    <w:rsid w:val="00A17EC4"/>
    <w:rsid w:val="00A20F3A"/>
    <w:rsid w:val="00A2143C"/>
    <w:rsid w:val="00A219E5"/>
    <w:rsid w:val="00A224C7"/>
    <w:rsid w:val="00A22BE3"/>
    <w:rsid w:val="00A2310F"/>
    <w:rsid w:val="00A23687"/>
    <w:rsid w:val="00A24888"/>
    <w:rsid w:val="00A24EA4"/>
    <w:rsid w:val="00A252D4"/>
    <w:rsid w:val="00A25532"/>
    <w:rsid w:val="00A25D7D"/>
    <w:rsid w:val="00A26160"/>
    <w:rsid w:val="00A265AD"/>
    <w:rsid w:val="00A26CC6"/>
    <w:rsid w:val="00A27879"/>
    <w:rsid w:val="00A27E8F"/>
    <w:rsid w:val="00A3016F"/>
    <w:rsid w:val="00A30292"/>
    <w:rsid w:val="00A3036E"/>
    <w:rsid w:val="00A30A06"/>
    <w:rsid w:val="00A316E8"/>
    <w:rsid w:val="00A31731"/>
    <w:rsid w:val="00A31A8E"/>
    <w:rsid w:val="00A31B40"/>
    <w:rsid w:val="00A324ED"/>
    <w:rsid w:val="00A326DA"/>
    <w:rsid w:val="00A3298C"/>
    <w:rsid w:val="00A32A27"/>
    <w:rsid w:val="00A330AE"/>
    <w:rsid w:val="00A334A5"/>
    <w:rsid w:val="00A33DAB"/>
    <w:rsid w:val="00A34552"/>
    <w:rsid w:val="00A345D2"/>
    <w:rsid w:val="00A35C26"/>
    <w:rsid w:val="00A3764A"/>
    <w:rsid w:val="00A37FAC"/>
    <w:rsid w:val="00A40128"/>
    <w:rsid w:val="00A41225"/>
    <w:rsid w:val="00A4129F"/>
    <w:rsid w:val="00A412E8"/>
    <w:rsid w:val="00A41D9E"/>
    <w:rsid w:val="00A4219B"/>
    <w:rsid w:val="00A42D82"/>
    <w:rsid w:val="00A42E5E"/>
    <w:rsid w:val="00A43300"/>
    <w:rsid w:val="00A433A8"/>
    <w:rsid w:val="00A43497"/>
    <w:rsid w:val="00A44170"/>
    <w:rsid w:val="00A441CE"/>
    <w:rsid w:val="00A4463F"/>
    <w:rsid w:val="00A44911"/>
    <w:rsid w:val="00A45110"/>
    <w:rsid w:val="00A45576"/>
    <w:rsid w:val="00A45AA9"/>
    <w:rsid w:val="00A4673B"/>
    <w:rsid w:val="00A46F78"/>
    <w:rsid w:val="00A473EE"/>
    <w:rsid w:val="00A474C9"/>
    <w:rsid w:val="00A47A03"/>
    <w:rsid w:val="00A504D7"/>
    <w:rsid w:val="00A50C5D"/>
    <w:rsid w:val="00A52F1E"/>
    <w:rsid w:val="00A5354D"/>
    <w:rsid w:val="00A53EAC"/>
    <w:rsid w:val="00A54051"/>
    <w:rsid w:val="00A5428F"/>
    <w:rsid w:val="00A5481E"/>
    <w:rsid w:val="00A5506C"/>
    <w:rsid w:val="00A55B9A"/>
    <w:rsid w:val="00A55EAC"/>
    <w:rsid w:val="00A5605E"/>
    <w:rsid w:val="00A564DA"/>
    <w:rsid w:val="00A56599"/>
    <w:rsid w:val="00A56EB3"/>
    <w:rsid w:val="00A56FAC"/>
    <w:rsid w:val="00A57671"/>
    <w:rsid w:val="00A57A4A"/>
    <w:rsid w:val="00A6249E"/>
    <w:rsid w:val="00A63021"/>
    <w:rsid w:val="00A63381"/>
    <w:rsid w:val="00A63809"/>
    <w:rsid w:val="00A63B1E"/>
    <w:rsid w:val="00A649CD"/>
    <w:rsid w:val="00A66C79"/>
    <w:rsid w:val="00A67352"/>
    <w:rsid w:val="00A70148"/>
    <w:rsid w:val="00A7059B"/>
    <w:rsid w:val="00A706D7"/>
    <w:rsid w:val="00A711E9"/>
    <w:rsid w:val="00A72047"/>
    <w:rsid w:val="00A72E6F"/>
    <w:rsid w:val="00A72ED0"/>
    <w:rsid w:val="00A7436F"/>
    <w:rsid w:val="00A75127"/>
    <w:rsid w:val="00A7527E"/>
    <w:rsid w:val="00A7559B"/>
    <w:rsid w:val="00A75887"/>
    <w:rsid w:val="00A77C51"/>
    <w:rsid w:val="00A8031D"/>
    <w:rsid w:val="00A80370"/>
    <w:rsid w:val="00A8079D"/>
    <w:rsid w:val="00A80E01"/>
    <w:rsid w:val="00A815FE"/>
    <w:rsid w:val="00A817E9"/>
    <w:rsid w:val="00A81820"/>
    <w:rsid w:val="00A81BA1"/>
    <w:rsid w:val="00A826D8"/>
    <w:rsid w:val="00A831CB"/>
    <w:rsid w:val="00A83640"/>
    <w:rsid w:val="00A84B77"/>
    <w:rsid w:val="00A84E74"/>
    <w:rsid w:val="00A84EAD"/>
    <w:rsid w:val="00A856E9"/>
    <w:rsid w:val="00A859E4"/>
    <w:rsid w:val="00A875BE"/>
    <w:rsid w:val="00A9000A"/>
    <w:rsid w:val="00A9036F"/>
    <w:rsid w:val="00A90512"/>
    <w:rsid w:val="00A91421"/>
    <w:rsid w:val="00A929E2"/>
    <w:rsid w:val="00A9351F"/>
    <w:rsid w:val="00AA13D9"/>
    <w:rsid w:val="00AA257D"/>
    <w:rsid w:val="00AA2CF9"/>
    <w:rsid w:val="00AA3206"/>
    <w:rsid w:val="00AA34FA"/>
    <w:rsid w:val="00AA3AE1"/>
    <w:rsid w:val="00AA47D6"/>
    <w:rsid w:val="00AA5064"/>
    <w:rsid w:val="00AA56AF"/>
    <w:rsid w:val="00AA6125"/>
    <w:rsid w:val="00AA662C"/>
    <w:rsid w:val="00AA7234"/>
    <w:rsid w:val="00AB0C90"/>
    <w:rsid w:val="00AB1DF1"/>
    <w:rsid w:val="00AB26C9"/>
    <w:rsid w:val="00AB2F8B"/>
    <w:rsid w:val="00AB31FD"/>
    <w:rsid w:val="00AB3A9A"/>
    <w:rsid w:val="00AB3E93"/>
    <w:rsid w:val="00AB45C3"/>
    <w:rsid w:val="00AB5862"/>
    <w:rsid w:val="00AB64F6"/>
    <w:rsid w:val="00AB66AE"/>
    <w:rsid w:val="00AB71DD"/>
    <w:rsid w:val="00AB7D3E"/>
    <w:rsid w:val="00AC037D"/>
    <w:rsid w:val="00AC0ABF"/>
    <w:rsid w:val="00AC0CA4"/>
    <w:rsid w:val="00AC18EF"/>
    <w:rsid w:val="00AC19A9"/>
    <w:rsid w:val="00AC1B27"/>
    <w:rsid w:val="00AC2699"/>
    <w:rsid w:val="00AC2E31"/>
    <w:rsid w:val="00AC3470"/>
    <w:rsid w:val="00AC47FF"/>
    <w:rsid w:val="00AC4842"/>
    <w:rsid w:val="00AC504A"/>
    <w:rsid w:val="00AC5F5C"/>
    <w:rsid w:val="00AC69B3"/>
    <w:rsid w:val="00AC6E59"/>
    <w:rsid w:val="00AC76B7"/>
    <w:rsid w:val="00AD0D0A"/>
    <w:rsid w:val="00AD1606"/>
    <w:rsid w:val="00AD1889"/>
    <w:rsid w:val="00AD2271"/>
    <w:rsid w:val="00AD23C0"/>
    <w:rsid w:val="00AD2580"/>
    <w:rsid w:val="00AD32C9"/>
    <w:rsid w:val="00AD573F"/>
    <w:rsid w:val="00AD66C6"/>
    <w:rsid w:val="00AD783A"/>
    <w:rsid w:val="00AD7987"/>
    <w:rsid w:val="00AD7B54"/>
    <w:rsid w:val="00AE0181"/>
    <w:rsid w:val="00AE0438"/>
    <w:rsid w:val="00AE0B04"/>
    <w:rsid w:val="00AE1374"/>
    <w:rsid w:val="00AE2265"/>
    <w:rsid w:val="00AE23A6"/>
    <w:rsid w:val="00AE2E4F"/>
    <w:rsid w:val="00AE3095"/>
    <w:rsid w:val="00AE387B"/>
    <w:rsid w:val="00AE3B04"/>
    <w:rsid w:val="00AE3D25"/>
    <w:rsid w:val="00AE4217"/>
    <w:rsid w:val="00AE479D"/>
    <w:rsid w:val="00AE582C"/>
    <w:rsid w:val="00AE5F20"/>
    <w:rsid w:val="00AE68D8"/>
    <w:rsid w:val="00AE75E7"/>
    <w:rsid w:val="00AE75FE"/>
    <w:rsid w:val="00AF09BF"/>
    <w:rsid w:val="00AF2AE9"/>
    <w:rsid w:val="00AF3C06"/>
    <w:rsid w:val="00AF4A4B"/>
    <w:rsid w:val="00AF536D"/>
    <w:rsid w:val="00AF56A9"/>
    <w:rsid w:val="00AF5739"/>
    <w:rsid w:val="00AF63C8"/>
    <w:rsid w:val="00AF6428"/>
    <w:rsid w:val="00AF6755"/>
    <w:rsid w:val="00AF7B6F"/>
    <w:rsid w:val="00B007B7"/>
    <w:rsid w:val="00B014BB"/>
    <w:rsid w:val="00B01F10"/>
    <w:rsid w:val="00B025A3"/>
    <w:rsid w:val="00B02E94"/>
    <w:rsid w:val="00B033CD"/>
    <w:rsid w:val="00B03C14"/>
    <w:rsid w:val="00B03FE1"/>
    <w:rsid w:val="00B04428"/>
    <w:rsid w:val="00B05781"/>
    <w:rsid w:val="00B05A9F"/>
    <w:rsid w:val="00B075B7"/>
    <w:rsid w:val="00B07683"/>
    <w:rsid w:val="00B07874"/>
    <w:rsid w:val="00B07D25"/>
    <w:rsid w:val="00B07FB7"/>
    <w:rsid w:val="00B10444"/>
    <w:rsid w:val="00B1081D"/>
    <w:rsid w:val="00B10C20"/>
    <w:rsid w:val="00B10DCD"/>
    <w:rsid w:val="00B11387"/>
    <w:rsid w:val="00B11D21"/>
    <w:rsid w:val="00B11F8D"/>
    <w:rsid w:val="00B12983"/>
    <w:rsid w:val="00B137CB"/>
    <w:rsid w:val="00B13E5B"/>
    <w:rsid w:val="00B1443B"/>
    <w:rsid w:val="00B150C3"/>
    <w:rsid w:val="00B16013"/>
    <w:rsid w:val="00B161AA"/>
    <w:rsid w:val="00B1668F"/>
    <w:rsid w:val="00B17088"/>
    <w:rsid w:val="00B1773B"/>
    <w:rsid w:val="00B17AAB"/>
    <w:rsid w:val="00B20273"/>
    <w:rsid w:val="00B206B1"/>
    <w:rsid w:val="00B2074C"/>
    <w:rsid w:val="00B218AC"/>
    <w:rsid w:val="00B22050"/>
    <w:rsid w:val="00B224F2"/>
    <w:rsid w:val="00B23882"/>
    <w:rsid w:val="00B2425B"/>
    <w:rsid w:val="00B248F3"/>
    <w:rsid w:val="00B251A9"/>
    <w:rsid w:val="00B25394"/>
    <w:rsid w:val="00B2647E"/>
    <w:rsid w:val="00B27133"/>
    <w:rsid w:val="00B30521"/>
    <w:rsid w:val="00B3110B"/>
    <w:rsid w:val="00B3283C"/>
    <w:rsid w:val="00B33C70"/>
    <w:rsid w:val="00B33E81"/>
    <w:rsid w:val="00B34131"/>
    <w:rsid w:val="00B35736"/>
    <w:rsid w:val="00B36D6C"/>
    <w:rsid w:val="00B36E93"/>
    <w:rsid w:val="00B3718F"/>
    <w:rsid w:val="00B374F1"/>
    <w:rsid w:val="00B37D02"/>
    <w:rsid w:val="00B4066A"/>
    <w:rsid w:val="00B414EE"/>
    <w:rsid w:val="00B42D85"/>
    <w:rsid w:val="00B4393C"/>
    <w:rsid w:val="00B44D58"/>
    <w:rsid w:val="00B44FE4"/>
    <w:rsid w:val="00B45D98"/>
    <w:rsid w:val="00B46258"/>
    <w:rsid w:val="00B47350"/>
    <w:rsid w:val="00B478D9"/>
    <w:rsid w:val="00B4797C"/>
    <w:rsid w:val="00B50655"/>
    <w:rsid w:val="00B5076D"/>
    <w:rsid w:val="00B510BB"/>
    <w:rsid w:val="00B51D84"/>
    <w:rsid w:val="00B53137"/>
    <w:rsid w:val="00B54A44"/>
    <w:rsid w:val="00B5521D"/>
    <w:rsid w:val="00B55454"/>
    <w:rsid w:val="00B55BB5"/>
    <w:rsid w:val="00B55D24"/>
    <w:rsid w:val="00B55FC3"/>
    <w:rsid w:val="00B5620F"/>
    <w:rsid w:val="00B56376"/>
    <w:rsid w:val="00B56781"/>
    <w:rsid w:val="00B56DE5"/>
    <w:rsid w:val="00B578B0"/>
    <w:rsid w:val="00B601FA"/>
    <w:rsid w:val="00B60E48"/>
    <w:rsid w:val="00B61D51"/>
    <w:rsid w:val="00B62673"/>
    <w:rsid w:val="00B62968"/>
    <w:rsid w:val="00B62EAB"/>
    <w:rsid w:val="00B6342F"/>
    <w:rsid w:val="00B63CAF"/>
    <w:rsid w:val="00B6554D"/>
    <w:rsid w:val="00B66EDC"/>
    <w:rsid w:val="00B67536"/>
    <w:rsid w:val="00B67813"/>
    <w:rsid w:val="00B7014A"/>
    <w:rsid w:val="00B70C59"/>
    <w:rsid w:val="00B71AC3"/>
    <w:rsid w:val="00B71EEB"/>
    <w:rsid w:val="00B72076"/>
    <w:rsid w:val="00B72B1B"/>
    <w:rsid w:val="00B732A3"/>
    <w:rsid w:val="00B739A9"/>
    <w:rsid w:val="00B740FA"/>
    <w:rsid w:val="00B75EAD"/>
    <w:rsid w:val="00B76B16"/>
    <w:rsid w:val="00B76BB7"/>
    <w:rsid w:val="00B76BF9"/>
    <w:rsid w:val="00B776F0"/>
    <w:rsid w:val="00B77C01"/>
    <w:rsid w:val="00B805BB"/>
    <w:rsid w:val="00B81166"/>
    <w:rsid w:val="00B811DE"/>
    <w:rsid w:val="00B822F6"/>
    <w:rsid w:val="00B82353"/>
    <w:rsid w:val="00B82A6B"/>
    <w:rsid w:val="00B83004"/>
    <w:rsid w:val="00B83311"/>
    <w:rsid w:val="00B83A77"/>
    <w:rsid w:val="00B83E43"/>
    <w:rsid w:val="00B849D2"/>
    <w:rsid w:val="00B86155"/>
    <w:rsid w:val="00B86999"/>
    <w:rsid w:val="00B86F6A"/>
    <w:rsid w:val="00B87842"/>
    <w:rsid w:val="00B87E38"/>
    <w:rsid w:val="00B906D6"/>
    <w:rsid w:val="00B91226"/>
    <w:rsid w:val="00B91335"/>
    <w:rsid w:val="00B9133F"/>
    <w:rsid w:val="00B923DA"/>
    <w:rsid w:val="00B92A64"/>
    <w:rsid w:val="00B9426B"/>
    <w:rsid w:val="00B946EA"/>
    <w:rsid w:val="00B94C92"/>
    <w:rsid w:val="00B94FE8"/>
    <w:rsid w:val="00B9530B"/>
    <w:rsid w:val="00B9542B"/>
    <w:rsid w:val="00B96B94"/>
    <w:rsid w:val="00B96DF6"/>
    <w:rsid w:val="00BA0634"/>
    <w:rsid w:val="00BA0803"/>
    <w:rsid w:val="00BA180E"/>
    <w:rsid w:val="00BA1AE2"/>
    <w:rsid w:val="00BA1D17"/>
    <w:rsid w:val="00BA1E69"/>
    <w:rsid w:val="00BA2430"/>
    <w:rsid w:val="00BA2D0F"/>
    <w:rsid w:val="00BA2D21"/>
    <w:rsid w:val="00BA44D8"/>
    <w:rsid w:val="00BA48BA"/>
    <w:rsid w:val="00BA5406"/>
    <w:rsid w:val="00BA55A7"/>
    <w:rsid w:val="00BA6CDF"/>
    <w:rsid w:val="00BA750E"/>
    <w:rsid w:val="00BA770A"/>
    <w:rsid w:val="00BB0CCD"/>
    <w:rsid w:val="00BB0F08"/>
    <w:rsid w:val="00BB1304"/>
    <w:rsid w:val="00BB14D5"/>
    <w:rsid w:val="00BB1DE5"/>
    <w:rsid w:val="00BB2D0D"/>
    <w:rsid w:val="00BB2DCA"/>
    <w:rsid w:val="00BB36B7"/>
    <w:rsid w:val="00BB395F"/>
    <w:rsid w:val="00BB3FF0"/>
    <w:rsid w:val="00BB4339"/>
    <w:rsid w:val="00BB5398"/>
    <w:rsid w:val="00BB5459"/>
    <w:rsid w:val="00BB6AFB"/>
    <w:rsid w:val="00BB75B2"/>
    <w:rsid w:val="00BC0808"/>
    <w:rsid w:val="00BC1372"/>
    <w:rsid w:val="00BC1572"/>
    <w:rsid w:val="00BC1817"/>
    <w:rsid w:val="00BC273C"/>
    <w:rsid w:val="00BC2AAE"/>
    <w:rsid w:val="00BC3321"/>
    <w:rsid w:val="00BC3CBA"/>
    <w:rsid w:val="00BC4BA2"/>
    <w:rsid w:val="00BC4FF0"/>
    <w:rsid w:val="00BC5D76"/>
    <w:rsid w:val="00BC600D"/>
    <w:rsid w:val="00BC645F"/>
    <w:rsid w:val="00BC67C2"/>
    <w:rsid w:val="00BD01AD"/>
    <w:rsid w:val="00BD1A71"/>
    <w:rsid w:val="00BD2E02"/>
    <w:rsid w:val="00BD2EA8"/>
    <w:rsid w:val="00BD4117"/>
    <w:rsid w:val="00BD432B"/>
    <w:rsid w:val="00BD4434"/>
    <w:rsid w:val="00BD4550"/>
    <w:rsid w:val="00BD45E7"/>
    <w:rsid w:val="00BD4779"/>
    <w:rsid w:val="00BD478E"/>
    <w:rsid w:val="00BD47EC"/>
    <w:rsid w:val="00BD4981"/>
    <w:rsid w:val="00BD4DD2"/>
    <w:rsid w:val="00BD65C0"/>
    <w:rsid w:val="00BD7437"/>
    <w:rsid w:val="00BD755F"/>
    <w:rsid w:val="00BE1860"/>
    <w:rsid w:val="00BE1DDE"/>
    <w:rsid w:val="00BE481C"/>
    <w:rsid w:val="00BE4E4D"/>
    <w:rsid w:val="00BE5854"/>
    <w:rsid w:val="00BE6D0C"/>
    <w:rsid w:val="00BE6E22"/>
    <w:rsid w:val="00BE703C"/>
    <w:rsid w:val="00BE7151"/>
    <w:rsid w:val="00BE76DF"/>
    <w:rsid w:val="00BE7F3C"/>
    <w:rsid w:val="00BF02C2"/>
    <w:rsid w:val="00BF034F"/>
    <w:rsid w:val="00BF21E3"/>
    <w:rsid w:val="00BF24C8"/>
    <w:rsid w:val="00BF3245"/>
    <w:rsid w:val="00BF3494"/>
    <w:rsid w:val="00BF367D"/>
    <w:rsid w:val="00BF455D"/>
    <w:rsid w:val="00BF5067"/>
    <w:rsid w:val="00BF5989"/>
    <w:rsid w:val="00BF5BBE"/>
    <w:rsid w:val="00BF6277"/>
    <w:rsid w:val="00BF7D15"/>
    <w:rsid w:val="00C003B1"/>
    <w:rsid w:val="00C00522"/>
    <w:rsid w:val="00C00948"/>
    <w:rsid w:val="00C012D3"/>
    <w:rsid w:val="00C02571"/>
    <w:rsid w:val="00C03196"/>
    <w:rsid w:val="00C035DC"/>
    <w:rsid w:val="00C04371"/>
    <w:rsid w:val="00C04AEC"/>
    <w:rsid w:val="00C04B10"/>
    <w:rsid w:val="00C04D53"/>
    <w:rsid w:val="00C050EF"/>
    <w:rsid w:val="00C051F6"/>
    <w:rsid w:val="00C05804"/>
    <w:rsid w:val="00C05815"/>
    <w:rsid w:val="00C06679"/>
    <w:rsid w:val="00C06D2D"/>
    <w:rsid w:val="00C073CA"/>
    <w:rsid w:val="00C076C9"/>
    <w:rsid w:val="00C079D7"/>
    <w:rsid w:val="00C079F4"/>
    <w:rsid w:val="00C07AC4"/>
    <w:rsid w:val="00C10678"/>
    <w:rsid w:val="00C122DF"/>
    <w:rsid w:val="00C1237F"/>
    <w:rsid w:val="00C132BE"/>
    <w:rsid w:val="00C141F7"/>
    <w:rsid w:val="00C14616"/>
    <w:rsid w:val="00C159EA"/>
    <w:rsid w:val="00C17311"/>
    <w:rsid w:val="00C17C89"/>
    <w:rsid w:val="00C20AC6"/>
    <w:rsid w:val="00C20F87"/>
    <w:rsid w:val="00C2217C"/>
    <w:rsid w:val="00C2245F"/>
    <w:rsid w:val="00C22577"/>
    <w:rsid w:val="00C226F3"/>
    <w:rsid w:val="00C22FE9"/>
    <w:rsid w:val="00C235EE"/>
    <w:rsid w:val="00C23D78"/>
    <w:rsid w:val="00C24121"/>
    <w:rsid w:val="00C25F83"/>
    <w:rsid w:val="00C2640C"/>
    <w:rsid w:val="00C26DB6"/>
    <w:rsid w:val="00C27A3A"/>
    <w:rsid w:val="00C3039B"/>
    <w:rsid w:val="00C30E3A"/>
    <w:rsid w:val="00C312A6"/>
    <w:rsid w:val="00C33089"/>
    <w:rsid w:val="00C3381E"/>
    <w:rsid w:val="00C357F4"/>
    <w:rsid w:val="00C36224"/>
    <w:rsid w:val="00C36486"/>
    <w:rsid w:val="00C36675"/>
    <w:rsid w:val="00C37438"/>
    <w:rsid w:val="00C374F6"/>
    <w:rsid w:val="00C40644"/>
    <w:rsid w:val="00C40BA8"/>
    <w:rsid w:val="00C40BDF"/>
    <w:rsid w:val="00C41527"/>
    <w:rsid w:val="00C41887"/>
    <w:rsid w:val="00C418B1"/>
    <w:rsid w:val="00C41920"/>
    <w:rsid w:val="00C41BF2"/>
    <w:rsid w:val="00C42371"/>
    <w:rsid w:val="00C42466"/>
    <w:rsid w:val="00C42B56"/>
    <w:rsid w:val="00C442BB"/>
    <w:rsid w:val="00C45F27"/>
    <w:rsid w:val="00C463EA"/>
    <w:rsid w:val="00C464CC"/>
    <w:rsid w:val="00C46AAD"/>
    <w:rsid w:val="00C46C1A"/>
    <w:rsid w:val="00C46CFB"/>
    <w:rsid w:val="00C46E83"/>
    <w:rsid w:val="00C472CF"/>
    <w:rsid w:val="00C5184D"/>
    <w:rsid w:val="00C52654"/>
    <w:rsid w:val="00C52F0F"/>
    <w:rsid w:val="00C53792"/>
    <w:rsid w:val="00C539B5"/>
    <w:rsid w:val="00C54DC2"/>
    <w:rsid w:val="00C5544B"/>
    <w:rsid w:val="00C55A54"/>
    <w:rsid w:val="00C5636A"/>
    <w:rsid w:val="00C5703B"/>
    <w:rsid w:val="00C57EAE"/>
    <w:rsid w:val="00C57EDE"/>
    <w:rsid w:val="00C619D9"/>
    <w:rsid w:val="00C61B1B"/>
    <w:rsid w:val="00C625BB"/>
    <w:rsid w:val="00C62D2F"/>
    <w:rsid w:val="00C62D39"/>
    <w:rsid w:val="00C63CCE"/>
    <w:rsid w:val="00C64452"/>
    <w:rsid w:val="00C65BE5"/>
    <w:rsid w:val="00C667D8"/>
    <w:rsid w:val="00C66855"/>
    <w:rsid w:val="00C675F6"/>
    <w:rsid w:val="00C676B1"/>
    <w:rsid w:val="00C701D8"/>
    <w:rsid w:val="00C711A8"/>
    <w:rsid w:val="00C714BA"/>
    <w:rsid w:val="00C72B5B"/>
    <w:rsid w:val="00C73182"/>
    <w:rsid w:val="00C73198"/>
    <w:rsid w:val="00C734DB"/>
    <w:rsid w:val="00C73894"/>
    <w:rsid w:val="00C73CBB"/>
    <w:rsid w:val="00C73DA1"/>
    <w:rsid w:val="00C74104"/>
    <w:rsid w:val="00C756AF"/>
    <w:rsid w:val="00C75AD3"/>
    <w:rsid w:val="00C75B60"/>
    <w:rsid w:val="00C7617D"/>
    <w:rsid w:val="00C76A7C"/>
    <w:rsid w:val="00C771D3"/>
    <w:rsid w:val="00C8035E"/>
    <w:rsid w:val="00C80B34"/>
    <w:rsid w:val="00C80FEA"/>
    <w:rsid w:val="00C810D9"/>
    <w:rsid w:val="00C81418"/>
    <w:rsid w:val="00C81D0D"/>
    <w:rsid w:val="00C8376D"/>
    <w:rsid w:val="00C83B36"/>
    <w:rsid w:val="00C83C2A"/>
    <w:rsid w:val="00C83C2F"/>
    <w:rsid w:val="00C83CF7"/>
    <w:rsid w:val="00C84B1F"/>
    <w:rsid w:val="00C85655"/>
    <w:rsid w:val="00C8567A"/>
    <w:rsid w:val="00C857D8"/>
    <w:rsid w:val="00C87415"/>
    <w:rsid w:val="00C874C1"/>
    <w:rsid w:val="00C90604"/>
    <w:rsid w:val="00C90669"/>
    <w:rsid w:val="00C9106A"/>
    <w:rsid w:val="00C92DAA"/>
    <w:rsid w:val="00C93324"/>
    <w:rsid w:val="00C933CC"/>
    <w:rsid w:val="00C93E5E"/>
    <w:rsid w:val="00C94562"/>
    <w:rsid w:val="00C953D1"/>
    <w:rsid w:val="00C95A86"/>
    <w:rsid w:val="00C96016"/>
    <w:rsid w:val="00C96BA0"/>
    <w:rsid w:val="00C96C2A"/>
    <w:rsid w:val="00CA2E4B"/>
    <w:rsid w:val="00CA3BDA"/>
    <w:rsid w:val="00CA482F"/>
    <w:rsid w:val="00CA489F"/>
    <w:rsid w:val="00CA4EDD"/>
    <w:rsid w:val="00CA508B"/>
    <w:rsid w:val="00CA50A9"/>
    <w:rsid w:val="00CA5771"/>
    <w:rsid w:val="00CA62DD"/>
    <w:rsid w:val="00CA6407"/>
    <w:rsid w:val="00CA6A3D"/>
    <w:rsid w:val="00CA7EEE"/>
    <w:rsid w:val="00CB15A6"/>
    <w:rsid w:val="00CB1838"/>
    <w:rsid w:val="00CB26A9"/>
    <w:rsid w:val="00CB27B9"/>
    <w:rsid w:val="00CB337B"/>
    <w:rsid w:val="00CB348D"/>
    <w:rsid w:val="00CB37CF"/>
    <w:rsid w:val="00CB436C"/>
    <w:rsid w:val="00CB50EF"/>
    <w:rsid w:val="00CB605A"/>
    <w:rsid w:val="00CB6083"/>
    <w:rsid w:val="00CB6D41"/>
    <w:rsid w:val="00CB7728"/>
    <w:rsid w:val="00CC124C"/>
    <w:rsid w:val="00CC2C7F"/>
    <w:rsid w:val="00CC2CAE"/>
    <w:rsid w:val="00CC3644"/>
    <w:rsid w:val="00CC39AB"/>
    <w:rsid w:val="00CC3CEF"/>
    <w:rsid w:val="00CC44FA"/>
    <w:rsid w:val="00CC465C"/>
    <w:rsid w:val="00CC59C8"/>
    <w:rsid w:val="00CC602F"/>
    <w:rsid w:val="00CC6C3C"/>
    <w:rsid w:val="00CC6D59"/>
    <w:rsid w:val="00CD03F2"/>
    <w:rsid w:val="00CD070C"/>
    <w:rsid w:val="00CD0C5E"/>
    <w:rsid w:val="00CD159B"/>
    <w:rsid w:val="00CD26DE"/>
    <w:rsid w:val="00CD2867"/>
    <w:rsid w:val="00CD2D2A"/>
    <w:rsid w:val="00CD2FCD"/>
    <w:rsid w:val="00CD35CA"/>
    <w:rsid w:val="00CD39D5"/>
    <w:rsid w:val="00CD3EA9"/>
    <w:rsid w:val="00CD57DB"/>
    <w:rsid w:val="00CD5C07"/>
    <w:rsid w:val="00CD62BB"/>
    <w:rsid w:val="00CD6A8C"/>
    <w:rsid w:val="00CD6E40"/>
    <w:rsid w:val="00CD73F1"/>
    <w:rsid w:val="00CD76CF"/>
    <w:rsid w:val="00CE015C"/>
    <w:rsid w:val="00CE120B"/>
    <w:rsid w:val="00CE1478"/>
    <w:rsid w:val="00CE2174"/>
    <w:rsid w:val="00CE2713"/>
    <w:rsid w:val="00CE3DF0"/>
    <w:rsid w:val="00CE4732"/>
    <w:rsid w:val="00CE51DE"/>
    <w:rsid w:val="00CE5A40"/>
    <w:rsid w:val="00CE5A73"/>
    <w:rsid w:val="00CE6227"/>
    <w:rsid w:val="00CE62BF"/>
    <w:rsid w:val="00CE6583"/>
    <w:rsid w:val="00CE679B"/>
    <w:rsid w:val="00CE67B2"/>
    <w:rsid w:val="00CE7018"/>
    <w:rsid w:val="00CE70F3"/>
    <w:rsid w:val="00CE739E"/>
    <w:rsid w:val="00CE7B85"/>
    <w:rsid w:val="00CE7E04"/>
    <w:rsid w:val="00CE7EEA"/>
    <w:rsid w:val="00CF00E1"/>
    <w:rsid w:val="00CF1E6E"/>
    <w:rsid w:val="00CF2961"/>
    <w:rsid w:val="00CF321D"/>
    <w:rsid w:val="00CF3A05"/>
    <w:rsid w:val="00CF41B0"/>
    <w:rsid w:val="00CF424B"/>
    <w:rsid w:val="00CF4D5F"/>
    <w:rsid w:val="00CF5A95"/>
    <w:rsid w:val="00CF5D1B"/>
    <w:rsid w:val="00CF6D83"/>
    <w:rsid w:val="00CF6E0A"/>
    <w:rsid w:val="00CF6FF9"/>
    <w:rsid w:val="00CF723E"/>
    <w:rsid w:val="00CF79FD"/>
    <w:rsid w:val="00D01251"/>
    <w:rsid w:val="00D01975"/>
    <w:rsid w:val="00D02228"/>
    <w:rsid w:val="00D02715"/>
    <w:rsid w:val="00D027B2"/>
    <w:rsid w:val="00D028A0"/>
    <w:rsid w:val="00D02D39"/>
    <w:rsid w:val="00D0322D"/>
    <w:rsid w:val="00D0380D"/>
    <w:rsid w:val="00D0499F"/>
    <w:rsid w:val="00D0510A"/>
    <w:rsid w:val="00D052AF"/>
    <w:rsid w:val="00D05888"/>
    <w:rsid w:val="00D05EF8"/>
    <w:rsid w:val="00D063C4"/>
    <w:rsid w:val="00D06F21"/>
    <w:rsid w:val="00D07595"/>
    <w:rsid w:val="00D106B9"/>
    <w:rsid w:val="00D10CA8"/>
    <w:rsid w:val="00D11973"/>
    <w:rsid w:val="00D11BF9"/>
    <w:rsid w:val="00D12074"/>
    <w:rsid w:val="00D12D41"/>
    <w:rsid w:val="00D12D83"/>
    <w:rsid w:val="00D12ED8"/>
    <w:rsid w:val="00D13752"/>
    <w:rsid w:val="00D139CC"/>
    <w:rsid w:val="00D14921"/>
    <w:rsid w:val="00D1495D"/>
    <w:rsid w:val="00D14C96"/>
    <w:rsid w:val="00D15549"/>
    <w:rsid w:val="00D15E40"/>
    <w:rsid w:val="00D15EC8"/>
    <w:rsid w:val="00D1671B"/>
    <w:rsid w:val="00D16C63"/>
    <w:rsid w:val="00D16D31"/>
    <w:rsid w:val="00D175FF"/>
    <w:rsid w:val="00D207A1"/>
    <w:rsid w:val="00D20E1C"/>
    <w:rsid w:val="00D21608"/>
    <w:rsid w:val="00D21CB9"/>
    <w:rsid w:val="00D2236A"/>
    <w:rsid w:val="00D23766"/>
    <w:rsid w:val="00D23D39"/>
    <w:rsid w:val="00D24FD6"/>
    <w:rsid w:val="00D25E4F"/>
    <w:rsid w:val="00D26D74"/>
    <w:rsid w:val="00D27829"/>
    <w:rsid w:val="00D27E60"/>
    <w:rsid w:val="00D3157A"/>
    <w:rsid w:val="00D31C84"/>
    <w:rsid w:val="00D3243C"/>
    <w:rsid w:val="00D32702"/>
    <w:rsid w:val="00D33ADA"/>
    <w:rsid w:val="00D33B68"/>
    <w:rsid w:val="00D33C9F"/>
    <w:rsid w:val="00D34FE8"/>
    <w:rsid w:val="00D354BE"/>
    <w:rsid w:val="00D35871"/>
    <w:rsid w:val="00D358E3"/>
    <w:rsid w:val="00D35E43"/>
    <w:rsid w:val="00D36A56"/>
    <w:rsid w:val="00D370B2"/>
    <w:rsid w:val="00D408A0"/>
    <w:rsid w:val="00D41219"/>
    <w:rsid w:val="00D4272D"/>
    <w:rsid w:val="00D42DDE"/>
    <w:rsid w:val="00D43006"/>
    <w:rsid w:val="00D43673"/>
    <w:rsid w:val="00D44A5D"/>
    <w:rsid w:val="00D455B2"/>
    <w:rsid w:val="00D45649"/>
    <w:rsid w:val="00D460B4"/>
    <w:rsid w:val="00D46E95"/>
    <w:rsid w:val="00D500BA"/>
    <w:rsid w:val="00D50233"/>
    <w:rsid w:val="00D50719"/>
    <w:rsid w:val="00D51718"/>
    <w:rsid w:val="00D5194A"/>
    <w:rsid w:val="00D51B99"/>
    <w:rsid w:val="00D51C51"/>
    <w:rsid w:val="00D51E31"/>
    <w:rsid w:val="00D52608"/>
    <w:rsid w:val="00D5277A"/>
    <w:rsid w:val="00D5430F"/>
    <w:rsid w:val="00D54738"/>
    <w:rsid w:val="00D57488"/>
    <w:rsid w:val="00D6074E"/>
    <w:rsid w:val="00D62575"/>
    <w:rsid w:val="00D638D2"/>
    <w:rsid w:val="00D63AE6"/>
    <w:rsid w:val="00D63CE9"/>
    <w:rsid w:val="00D63F5B"/>
    <w:rsid w:val="00D64731"/>
    <w:rsid w:val="00D648D7"/>
    <w:rsid w:val="00D64B1E"/>
    <w:rsid w:val="00D65057"/>
    <w:rsid w:val="00D6517E"/>
    <w:rsid w:val="00D65FE1"/>
    <w:rsid w:val="00D66963"/>
    <w:rsid w:val="00D66AFB"/>
    <w:rsid w:val="00D66F36"/>
    <w:rsid w:val="00D6706E"/>
    <w:rsid w:val="00D672D5"/>
    <w:rsid w:val="00D673CB"/>
    <w:rsid w:val="00D67485"/>
    <w:rsid w:val="00D67A81"/>
    <w:rsid w:val="00D703CD"/>
    <w:rsid w:val="00D70906"/>
    <w:rsid w:val="00D711AB"/>
    <w:rsid w:val="00D711F5"/>
    <w:rsid w:val="00D726BC"/>
    <w:rsid w:val="00D72C8A"/>
    <w:rsid w:val="00D73515"/>
    <w:rsid w:val="00D73616"/>
    <w:rsid w:val="00D7494A"/>
    <w:rsid w:val="00D7503C"/>
    <w:rsid w:val="00D75C1A"/>
    <w:rsid w:val="00D77044"/>
    <w:rsid w:val="00D7794C"/>
    <w:rsid w:val="00D77E28"/>
    <w:rsid w:val="00D81CDF"/>
    <w:rsid w:val="00D82233"/>
    <w:rsid w:val="00D82313"/>
    <w:rsid w:val="00D83999"/>
    <w:rsid w:val="00D83B69"/>
    <w:rsid w:val="00D83D51"/>
    <w:rsid w:val="00D84B73"/>
    <w:rsid w:val="00D850A8"/>
    <w:rsid w:val="00D853E6"/>
    <w:rsid w:val="00D85E11"/>
    <w:rsid w:val="00D8728A"/>
    <w:rsid w:val="00D87915"/>
    <w:rsid w:val="00D87C10"/>
    <w:rsid w:val="00D90069"/>
    <w:rsid w:val="00D91062"/>
    <w:rsid w:val="00D9132F"/>
    <w:rsid w:val="00D92A4C"/>
    <w:rsid w:val="00D934E9"/>
    <w:rsid w:val="00D940C8"/>
    <w:rsid w:val="00D9415E"/>
    <w:rsid w:val="00D953A5"/>
    <w:rsid w:val="00D9643E"/>
    <w:rsid w:val="00D969D0"/>
    <w:rsid w:val="00D9763B"/>
    <w:rsid w:val="00DA0952"/>
    <w:rsid w:val="00DA0CDB"/>
    <w:rsid w:val="00DA16D8"/>
    <w:rsid w:val="00DA1B19"/>
    <w:rsid w:val="00DA1B8C"/>
    <w:rsid w:val="00DA2584"/>
    <w:rsid w:val="00DA2893"/>
    <w:rsid w:val="00DA34CF"/>
    <w:rsid w:val="00DA375F"/>
    <w:rsid w:val="00DA3DCD"/>
    <w:rsid w:val="00DA40F7"/>
    <w:rsid w:val="00DA423B"/>
    <w:rsid w:val="00DA4409"/>
    <w:rsid w:val="00DA4D87"/>
    <w:rsid w:val="00DA5779"/>
    <w:rsid w:val="00DA613B"/>
    <w:rsid w:val="00DA7671"/>
    <w:rsid w:val="00DA7CD6"/>
    <w:rsid w:val="00DB0D4E"/>
    <w:rsid w:val="00DB0DD9"/>
    <w:rsid w:val="00DB16CC"/>
    <w:rsid w:val="00DB2511"/>
    <w:rsid w:val="00DB2D58"/>
    <w:rsid w:val="00DB347B"/>
    <w:rsid w:val="00DB3CFF"/>
    <w:rsid w:val="00DB4479"/>
    <w:rsid w:val="00DB4554"/>
    <w:rsid w:val="00DB465B"/>
    <w:rsid w:val="00DB4719"/>
    <w:rsid w:val="00DB652C"/>
    <w:rsid w:val="00DB746B"/>
    <w:rsid w:val="00DB7A71"/>
    <w:rsid w:val="00DC0909"/>
    <w:rsid w:val="00DC24AA"/>
    <w:rsid w:val="00DC37FA"/>
    <w:rsid w:val="00DC3EB9"/>
    <w:rsid w:val="00DC3F9E"/>
    <w:rsid w:val="00DC4449"/>
    <w:rsid w:val="00DC4647"/>
    <w:rsid w:val="00DC486E"/>
    <w:rsid w:val="00DC4F4D"/>
    <w:rsid w:val="00DC69B3"/>
    <w:rsid w:val="00DC75E8"/>
    <w:rsid w:val="00DC7719"/>
    <w:rsid w:val="00DC77B4"/>
    <w:rsid w:val="00DD09FD"/>
    <w:rsid w:val="00DD12EE"/>
    <w:rsid w:val="00DD25B2"/>
    <w:rsid w:val="00DD6C97"/>
    <w:rsid w:val="00DD78D5"/>
    <w:rsid w:val="00DD7FCF"/>
    <w:rsid w:val="00DE0DA8"/>
    <w:rsid w:val="00DE1225"/>
    <w:rsid w:val="00DE1D6C"/>
    <w:rsid w:val="00DE241C"/>
    <w:rsid w:val="00DE2B04"/>
    <w:rsid w:val="00DE3033"/>
    <w:rsid w:val="00DE30C9"/>
    <w:rsid w:val="00DE30F0"/>
    <w:rsid w:val="00DE4735"/>
    <w:rsid w:val="00DE4FC4"/>
    <w:rsid w:val="00DE5249"/>
    <w:rsid w:val="00DE527D"/>
    <w:rsid w:val="00DE53D9"/>
    <w:rsid w:val="00DE5D25"/>
    <w:rsid w:val="00DE7048"/>
    <w:rsid w:val="00DE7838"/>
    <w:rsid w:val="00DE7D4B"/>
    <w:rsid w:val="00DF0139"/>
    <w:rsid w:val="00DF0C71"/>
    <w:rsid w:val="00DF0CBF"/>
    <w:rsid w:val="00DF23AA"/>
    <w:rsid w:val="00DF3022"/>
    <w:rsid w:val="00DF3D5D"/>
    <w:rsid w:val="00DF41FB"/>
    <w:rsid w:val="00DF46DD"/>
    <w:rsid w:val="00DF49CD"/>
    <w:rsid w:val="00DF50D6"/>
    <w:rsid w:val="00DF54EF"/>
    <w:rsid w:val="00DF573C"/>
    <w:rsid w:val="00DF5AC2"/>
    <w:rsid w:val="00DF638C"/>
    <w:rsid w:val="00DF64C9"/>
    <w:rsid w:val="00DF6F47"/>
    <w:rsid w:val="00DF7453"/>
    <w:rsid w:val="00DF7551"/>
    <w:rsid w:val="00DF7720"/>
    <w:rsid w:val="00DF7F1C"/>
    <w:rsid w:val="00E0015F"/>
    <w:rsid w:val="00E00344"/>
    <w:rsid w:val="00E0079D"/>
    <w:rsid w:val="00E00C87"/>
    <w:rsid w:val="00E00E3A"/>
    <w:rsid w:val="00E043E6"/>
    <w:rsid w:val="00E04866"/>
    <w:rsid w:val="00E04DEB"/>
    <w:rsid w:val="00E05099"/>
    <w:rsid w:val="00E05125"/>
    <w:rsid w:val="00E05563"/>
    <w:rsid w:val="00E07068"/>
    <w:rsid w:val="00E0716D"/>
    <w:rsid w:val="00E072CF"/>
    <w:rsid w:val="00E07636"/>
    <w:rsid w:val="00E10594"/>
    <w:rsid w:val="00E107DF"/>
    <w:rsid w:val="00E10935"/>
    <w:rsid w:val="00E10CCA"/>
    <w:rsid w:val="00E11239"/>
    <w:rsid w:val="00E11572"/>
    <w:rsid w:val="00E11EBD"/>
    <w:rsid w:val="00E11EE7"/>
    <w:rsid w:val="00E1204C"/>
    <w:rsid w:val="00E12EDE"/>
    <w:rsid w:val="00E13279"/>
    <w:rsid w:val="00E146FF"/>
    <w:rsid w:val="00E14BCC"/>
    <w:rsid w:val="00E14DA4"/>
    <w:rsid w:val="00E157F3"/>
    <w:rsid w:val="00E15D3A"/>
    <w:rsid w:val="00E168EC"/>
    <w:rsid w:val="00E170B7"/>
    <w:rsid w:val="00E171B7"/>
    <w:rsid w:val="00E17814"/>
    <w:rsid w:val="00E203E4"/>
    <w:rsid w:val="00E20F7D"/>
    <w:rsid w:val="00E21883"/>
    <w:rsid w:val="00E218A1"/>
    <w:rsid w:val="00E22399"/>
    <w:rsid w:val="00E2309C"/>
    <w:rsid w:val="00E23B9E"/>
    <w:rsid w:val="00E24425"/>
    <w:rsid w:val="00E2498C"/>
    <w:rsid w:val="00E25529"/>
    <w:rsid w:val="00E25D6C"/>
    <w:rsid w:val="00E263CA"/>
    <w:rsid w:val="00E26765"/>
    <w:rsid w:val="00E27F07"/>
    <w:rsid w:val="00E27F95"/>
    <w:rsid w:val="00E31A80"/>
    <w:rsid w:val="00E31CA9"/>
    <w:rsid w:val="00E31CBC"/>
    <w:rsid w:val="00E33DF0"/>
    <w:rsid w:val="00E34DDA"/>
    <w:rsid w:val="00E363A0"/>
    <w:rsid w:val="00E3650D"/>
    <w:rsid w:val="00E36B05"/>
    <w:rsid w:val="00E36EB0"/>
    <w:rsid w:val="00E378B9"/>
    <w:rsid w:val="00E37BBA"/>
    <w:rsid w:val="00E402D0"/>
    <w:rsid w:val="00E40A26"/>
    <w:rsid w:val="00E40F5E"/>
    <w:rsid w:val="00E432D9"/>
    <w:rsid w:val="00E43684"/>
    <w:rsid w:val="00E43BB9"/>
    <w:rsid w:val="00E43E98"/>
    <w:rsid w:val="00E443C8"/>
    <w:rsid w:val="00E44DEC"/>
    <w:rsid w:val="00E4532F"/>
    <w:rsid w:val="00E4537F"/>
    <w:rsid w:val="00E453F5"/>
    <w:rsid w:val="00E455A2"/>
    <w:rsid w:val="00E460C2"/>
    <w:rsid w:val="00E46926"/>
    <w:rsid w:val="00E4701F"/>
    <w:rsid w:val="00E47572"/>
    <w:rsid w:val="00E47757"/>
    <w:rsid w:val="00E50F8F"/>
    <w:rsid w:val="00E532F6"/>
    <w:rsid w:val="00E53995"/>
    <w:rsid w:val="00E541C1"/>
    <w:rsid w:val="00E54BAF"/>
    <w:rsid w:val="00E54C62"/>
    <w:rsid w:val="00E54E7B"/>
    <w:rsid w:val="00E54EA4"/>
    <w:rsid w:val="00E54FA4"/>
    <w:rsid w:val="00E560BF"/>
    <w:rsid w:val="00E5629D"/>
    <w:rsid w:val="00E56548"/>
    <w:rsid w:val="00E5695A"/>
    <w:rsid w:val="00E571E7"/>
    <w:rsid w:val="00E60EFF"/>
    <w:rsid w:val="00E615A7"/>
    <w:rsid w:val="00E618A3"/>
    <w:rsid w:val="00E641A8"/>
    <w:rsid w:val="00E6479C"/>
    <w:rsid w:val="00E65B7C"/>
    <w:rsid w:val="00E664C7"/>
    <w:rsid w:val="00E66D6D"/>
    <w:rsid w:val="00E66E22"/>
    <w:rsid w:val="00E66F05"/>
    <w:rsid w:val="00E67478"/>
    <w:rsid w:val="00E67A6E"/>
    <w:rsid w:val="00E70240"/>
    <w:rsid w:val="00E71C1B"/>
    <w:rsid w:val="00E71ECB"/>
    <w:rsid w:val="00E73241"/>
    <w:rsid w:val="00E73401"/>
    <w:rsid w:val="00E734AD"/>
    <w:rsid w:val="00E7630A"/>
    <w:rsid w:val="00E76D7C"/>
    <w:rsid w:val="00E77585"/>
    <w:rsid w:val="00E778AD"/>
    <w:rsid w:val="00E77D5E"/>
    <w:rsid w:val="00E80171"/>
    <w:rsid w:val="00E82CD8"/>
    <w:rsid w:val="00E82DBD"/>
    <w:rsid w:val="00E832ED"/>
    <w:rsid w:val="00E83937"/>
    <w:rsid w:val="00E83F02"/>
    <w:rsid w:val="00E850BB"/>
    <w:rsid w:val="00E855B9"/>
    <w:rsid w:val="00E85FA6"/>
    <w:rsid w:val="00E86796"/>
    <w:rsid w:val="00E87855"/>
    <w:rsid w:val="00E87A7C"/>
    <w:rsid w:val="00E87D31"/>
    <w:rsid w:val="00E9021B"/>
    <w:rsid w:val="00E90DF7"/>
    <w:rsid w:val="00E91783"/>
    <w:rsid w:val="00E93C4E"/>
    <w:rsid w:val="00E93E09"/>
    <w:rsid w:val="00E93FBC"/>
    <w:rsid w:val="00E94188"/>
    <w:rsid w:val="00E94588"/>
    <w:rsid w:val="00E946D9"/>
    <w:rsid w:val="00E94F11"/>
    <w:rsid w:val="00E960BD"/>
    <w:rsid w:val="00E96201"/>
    <w:rsid w:val="00E96239"/>
    <w:rsid w:val="00E96AF0"/>
    <w:rsid w:val="00E96E82"/>
    <w:rsid w:val="00E972A7"/>
    <w:rsid w:val="00E972C8"/>
    <w:rsid w:val="00EA22F5"/>
    <w:rsid w:val="00EA27CA"/>
    <w:rsid w:val="00EA356A"/>
    <w:rsid w:val="00EA486D"/>
    <w:rsid w:val="00EA6BCA"/>
    <w:rsid w:val="00EA6C0F"/>
    <w:rsid w:val="00EA6FD0"/>
    <w:rsid w:val="00EA72C8"/>
    <w:rsid w:val="00EA7CA6"/>
    <w:rsid w:val="00EA7E40"/>
    <w:rsid w:val="00EA7F9F"/>
    <w:rsid w:val="00EA7FD9"/>
    <w:rsid w:val="00EB011B"/>
    <w:rsid w:val="00EB047B"/>
    <w:rsid w:val="00EB2151"/>
    <w:rsid w:val="00EB2D70"/>
    <w:rsid w:val="00EB359F"/>
    <w:rsid w:val="00EB3870"/>
    <w:rsid w:val="00EB406F"/>
    <w:rsid w:val="00EB436F"/>
    <w:rsid w:val="00EB454B"/>
    <w:rsid w:val="00EB45E8"/>
    <w:rsid w:val="00EB4E0C"/>
    <w:rsid w:val="00EB53A0"/>
    <w:rsid w:val="00EB6A31"/>
    <w:rsid w:val="00EC007E"/>
    <w:rsid w:val="00EC02C3"/>
    <w:rsid w:val="00EC12A4"/>
    <w:rsid w:val="00EC18C0"/>
    <w:rsid w:val="00EC19A0"/>
    <w:rsid w:val="00EC1CCE"/>
    <w:rsid w:val="00EC1E7B"/>
    <w:rsid w:val="00EC218D"/>
    <w:rsid w:val="00EC330A"/>
    <w:rsid w:val="00EC4434"/>
    <w:rsid w:val="00EC497A"/>
    <w:rsid w:val="00EC600C"/>
    <w:rsid w:val="00EC63FE"/>
    <w:rsid w:val="00EC664D"/>
    <w:rsid w:val="00EC682A"/>
    <w:rsid w:val="00EC7214"/>
    <w:rsid w:val="00EC75C0"/>
    <w:rsid w:val="00EC765C"/>
    <w:rsid w:val="00ED0ECB"/>
    <w:rsid w:val="00ED1C78"/>
    <w:rsid w:val="00ED1CDA"/>
    <w:rsid w:val="00ED21CE"/>
    <w:rsid w:val="00ED3CA0"/>
    <w:rsid w:val="00ED4366"/>
    <w:rsid w:val="00ED46D5"/>
    <w:rsid w:val="00ED4911"/>
    <w:rsid w:val="00ED4AC1"/>
    <w:rsid w:val="00ED4B69"/>
    <w:rsid w:val="00ED516E"/>
    <w:rsid w:val="00ED5842"/>
    <w:rsid w:val="00ED5BB6"/>
    <w:rsid w:val="00ED5CCE"/>
    <w:rsid w:val="00ED6ECF"/>
    <w:rsid w:val="00EE02B0"/>
    <w:rsid w:val="00EE0C14"/>
    <w:rsid w:val="00EE1159"/>
    <w:rsid w:val="00EE1265"/>
    <w:rsid w:val="00EE18CE"/>
    <w:rsid w:val="00EE2667"/>
    <w:rsid w:val="00EE267A"/>
    <w:rsid w:val="00EE3C79"/>
    <w:rsid w:val="00EE3DC7"/>
    <w:rsid w:val="00EE41AA"/>
    <w:rsid w:val="00EE5429"/>
    <w:rsid w:val="00EE60D3"/>
    <w:rsid w:val="00EE69A5"/>
    <w:rsid w:val="00EE77C0"/>
    <w:rsid w:val="00EE7FBB"/>
    <w:rsid w:val="00EF19E0"/>
    <w:rsid w:val="00EF25F2"/>
    <w:rsid w:val="00EF2C24"/>
    <w:rsid w:val="00EF2FF9"/>
    <w:rsid w:val="00EF3638"/>
    <w:rsid w:val="00EF3B6E"/>
    <w:rsid w:val="00EF3EE0"/>
    <w:rsid w:val="00EF4090"/>
    <w:rsid w:val="00EF4DF5"/>
    <w:rsid w:val="00EF5A80"/>
    <w:rsid w:val="00EF5E3F"/>
    <w:rsid w:val="00EF6472"/>
    <w:rsid w:val="00EF6A32"/>
    <w:rsid w:val="00EF6B81"/>
    <w:rsid w:val="00EF7129"/>
    <w:rsid w:val="00EF7176"/>
    <w:rsid w:val="00EF743D"/>
    <w:rsid w:val="00F00910"/>
    <w:rsid w:val="00F009A5"/>
    <w:rsid w:val="00F018DE"/>
    <w:rsid w:val="00F024DE"/>
    <w:rsid w:val="00F03DE8"/>
    <w:rsid w:val="00F065E4"/>
    <w:rsid w:val="00F06746"/>
    <w:rsid w:val="00F067B7"/>
    <w:rsid w:val="00F06B12"/>
    <w:rsid w:val="00F06FA1"/>
    <w:rsid w:val="00F07FA3"/>
    <w:rsid w:val="00F10AA1"/>
    <w:rsid w:val="00F110EF"/>
    <w:rsid w:val="00F111FF"/>
    <w:rsid w:val="00F115DE"/>
    <w:rsid w:val="00F12482"/>
    <w:rsid w:val="00F12C4A"/>
    <w:rsid w:val="00F137C6"/>
    <w:rsid w:val="00F13DCD"/>
    <w:rsid w:val="00F1409C"/>
    <w:rsid w:val="00F146DA"/>
    <w:rsid w:val="00F15B69"/>
    <w:rsid w:val="00F15CA2"/>
    <w:rsid w:val="00F163C6"/>
    <w:rsid w:val="00F16C5F"/>
    <w:rsid w:val="00F2082F"/>
    <w:rsid w:val="00F20D84"/>
    <w:rsid w:val="00F2197F"/>
    <w:rsid w:val="00F22D82"/>
    <w:rsid w:val="00F2305E"/>
    <w:rsid w:val="00F23C95"/>
    <w:rsid w:val="00F23EFE"/>
    <w:rsid w:val="00F247D0"/>
    <w:rsid w:val="00F24D13"/>
    <w:rsid w:val="00F2659F"/>
    <w:rsid w:val="00F26953"/>
    <w:rsid w:val="00F271B9"/>
    <w:rsid w:val="00F271D6"/>
    <w:rsid w:val="00F27848"/>
    <w:rsid w:val="00F279D8"/>
    <w:rsid w:val="00F27A2F"/>
    <w:rsid w:val="00F30137"/>
    <w:rsid w:val="00F31BA6"/>
    <w:rsid w:val="00F32948"/>
    <w:rsid w:val="00F32B25"/>
    <w:rsid w:val="00F33C09"/>
    <w:rsid w:val="00F33ED0"/>
    <w:rsid w:val="00F34527"/>
    <w:rsid w:val="00F34585"/>
    <w:rsid w:val="00F35833"/>
    <w:rsid w:val="00F3591D"/>
    <w:rsid w:val="00F36F67"/>
    <w:rsid w:val="00F37BEF"/>
    <w:rsid w:val="00F40172"/>
    <w:rsid w:val="00F40977"/>
    <w:rsid w:val="00F416F4"/>
    <w:rsid w:val="00F41B68"/>
    <w:rsid w:val="00F41CE9"/>
    <w:rsid w:val="00F42B23"/>
    <w:rsid w:val="00F42CC9"/>
    <w:rsid w:val="00F4315D"/>
    <w:rsid w:val="00F43AF6"/>
    <w:rsid w:val="00F43CA1"/>
    <w:rsid w:val="00F43D75"/>
    <w:rsid w:val="00F442A1"/>
    <w:rsid w:val="00F445A2"/>
    <w:rsid w:val="00F44DD8"/>
    <w:rsid w:val="00F45375"/>
    <w:rsid w:val="00F4573E"/>
    <w:rsid w:val="00F45C28"/>
    <w:rsid w:val="00F465BF"/>
    <w:rsid w:val="00F4713B"/>
    <w:rsid w:val="00F506CC"/>
    <w:rsid w:val="00F509C2"/>
    <w:rsid w:val="00F51050"/>
    <w:rsid w:val="00F512B8"/>
    <w:rsid w:val="00F512F4"/>
    <w:rsid w:val="00F5172F"/>
    <w:rsid w:val="00F52043"/>
    <w:rsid w:val="00F5271E"/>
    <w:rsid w:val="00F52759"/>
    <w:rsid w:val="00F55A78"/>
    <w:rsid w:val="00F56E09"/>
    <w:rsid w:val="00F56E76"/>
    <w:rsid w:val="00F56F90"/>
    <w:rsid w:val="00F570F7"/>
    <w:rsid w:val="00F57A29"/>
    <w:rsid w:val="00F6032C"/>
    <w:rsid w:val="00F603F6"/>
    <w:rsid w:val="00F60449"/>
    <w:rsid w:val="00F60B83"/>
    <w:rsid w:val="00F61C07"/>
    <w:rsid w:val="00F61E8E"/>
    <w:rsid w:val="00F62770"/>
    <w:rsid w:val="00F62EE6"/>
    <w:rsid w:val="00F63450"/>
    <w:rsid w:val="00F636F1"/>
    <w:rsid w:val="00F66995"/>
    <w:rsid w:val="00F6752C"/>
    <w:rsid w:val="00F747E4"/>
    <w:rsid w:val="00F74EAB"/>
    <w:rsid w:val="00F75213"/>
    <w:rsid w:val="00F76257"/>
    <w:rsid w:val="00F77DBA"/>
    <w:rsid w:val="00F80975"/>
    <w:rsid w:val="00F80EA1"/>
    <w:rsid w:val="00F80F58"/>
    <w:rsid w:val="00F811E5"/>
    <w:rsid w:val="00F81459"/>
    <w:rsid w:val="00F827CD"/>
    <w:rsid w:val="00F84689"/>
    <w:rsid w:val="00F851EA"/>
    <w:rsid w:val="00F85AFB"/>
    <w:rsid w:val="00F86743"/>
    <w:rsid w:val="00F86A8E"/>
    <w:rsid w:val="00F86B08"/>
    <w:rsid w:val="00F86EF0"/>
    <w:rsid w:val="00F873BD"/>
    <w:rsid w:val="00F875A7"/>
    <w:rsid w:val="00F87901"/>
    <w:rsid w:val="00F87D02"/>
    <w:rsid w:val="00F900D9"/>
    <w:rsid w:val="00F90118"/>
    <w:rsid w:val="00F904CE"/>
    <w:rsid w:val="00F90D70"/>
    <w:rsid w:val="00F90DD4"/>
    <w:rsid w:val="00F914BA"/>
    <w:rsid w:val="00F917F2"/>
    <w:rsid w:val="00F91DCD"/>
    <w:rsid w:val="00F91F58"/>
    <w:rsid w:val="00F925AD"/>
    <w:rsid w:val="00F92F09"/>
    <w:rsid w:val="00F92F85"/>
    <w:rsid w:val="00F93469"/>
    <w:rsid w:val="00F934D6"/>
    <w:rsid w:val="00F9454D"/>
    <w:rsid w:val="00F94614"/>
    <w:rsid w:val="00F94C0F"/>
    <w:rsid w:val="00F9682E"/>
    <w:rsid w:val="00F9700C"/>
    <w:rsid w:val="00FA03C9"/>
    <w:rsid w:val="00FA0BA4"/>
    <w:rsid w:val="00FA0DB2"/>
    <w:rsid w:val="00FA1118"/>
    <w:rsid w:val="00FA19CB"/>
    <w:rsid w:val="00FA25A5"/>
    <w:rsid w:val="00FA281C"/>
    <w:rsid w:val="00FA2C74"/>
    <w:rsid w:val="00FA33A0"/>
    <w:rsid w:val="00FA4499"/>
    <w:rsid w:val="00FA4F1D"/>
    <w:rsid w:val="00FA5A18"/>
    <w:rsid w:val="00FA6E77"/>
    <w:rsid w:val="00FA72C9"/>
    <w:rsid w:val="00FA7E08"/>
    <w:rsid w:val="00FB01F1"/>
    <w:rsid w:val="00FB07AB"/>
    <w:rsid w:val="00FB0F7E"/>
    <w:rsid w:val="00FB11BF"/>
    <w:rsid w:val="00FB1A6F"/>
    <w:rsid w:val="00FB1E07"/>
    <w:rsid w:val="00FB26CE"/>
    <w:rsid w:val="00FB2F09"/>
    <w:rsid w:val="00FB4184"/>
    <w:rsid w:val="00FB4BA1"/>
    <w:rsid w:val="00FB507A"/>
    <w:rsid w:val="00FB51AD"/>
    <w:rsid w:val="00FB52C2"/>
    <w:rsid w:val="00FB5C5D"/>
    <w:rsid w:val="00FB6651"/>
    <w:rsid w:val="00FB735B"/>
    <w:rsid w:val="00FB7DA7"/>
    <w:rsid w:val="00FC0E20"/>
    <w:rsid w:val="00FC1471"/>
    <w:rsid w:val="00FC1E91"/>
    <w:rsid w:val="00FC3E81"/>
    <w:rsid w:val="00FC4497"/>
    <w:rsid w:val="00FC44AC"/>
    <w:rsid w:val="00FC4C33"/>
    <w:rsid w:val="00FC5C7F"/>
    <w:rsid w:val="00FC69AD"/>
    <w:rsid w:val="00FC6B14"/>
    <w:rsid w:val="00FC70AB"/>
    <w:rsid w:val="00FD0EFC"/>
    <w:rsid w:val="00FD13FD"/>
    <w:rsid w:val="00FD145F"/>
    <w:rsid w:val="00FD1554"/>
    <w:rsid w:val="00FD15D8"/>
    <w:rsid w:val="00FD1FEA"/>
    <w:rsid w:val="00FD2085"/>
    <w:rsid w:val="00FD21A5"/>
    <w:rsid w:val="00FD253E"/>
    <w:rsid w:val="00FD2B44"/>
    <w:rsid w:val="00FD3A10"/>
    <w:rsid w:val="00FD3F03"/>
    <w:rsid w:val="00FD4385"/>
    <w:rsid w:val="00FD556B"/>
    <w:rsid w:val="00FD5CF4"/>
    <w:rsid w:val="00FD66A4"/>
    <w:rsid w:val="00FD6774"/>
    <w:rsid w:val="00FE0B25"/>
    <w:rsid w:val="00FE1227"/>
    <w:rsid w:val="00FE1914"/>
    <w:rsid w:val="00FE1A78"/>
    <w:rsid w:val="00FE2081"/>
    <w:rsid w:val="00FE2DA9"/>
    <w:rsid w:val="00FE32E9"/>
    <w:rsid w:val="00FE384A"/>
    <w:rsid w:val="00FE3EF2"/>
    <w:rsid w:val="00FE4616"/>
    <w:rsid w:val="00FE4C5D"/>
    <w:rsid w:val="00FE6602"/>
    <w:rsid w:val="00FE6934"/>
    <w:rsid w:val="00FE72B7"/>
    <w:rsid w:val="00FF0779"/>
    <w:rsid w:val="00FF08FE"/>
    <w:rsid w:val="00FF14C0"/>
    <w:rsid w:val="00FF2D97"/>
    <w:rsid w:val="00FF42AE"/>
    <w:rsid w:val="00FF4691"/>
    <w:rsid w:val="00FF4BCF"/>
    <w:rsid w:val="00FF4E93"/>
    <w:rsid w:val="00FF4ED7"/>
    <w:rsid w:val="00FF720C"/>
    <w:rsid w:val="00FF769B"/>
    <w:rsid w:val="00FF7904"/>
    <w:rsid w:val="01227D9D"/>
    <w:rsid w:val="0149375C"/>
    <w:rsid w:val="02306D7C"/>
    <w:rsid w:val="0382BC2C"/>
    <w:rsid w:val="0589CD3A"/>
    <w:rsid w:val="069EAA3E"/>
    <w:rsid w:val="0855B864"/>
    <w:rsid w:val="0B900A28"/>
    <w:rsid w:val="0BB15015"/>
    <w:rsid w:val="0C5BB6A0"/>
    <w:rsid w:val="0C666DB8"/>
    <w:rsid w:val="0D0F87E6"/>
    <w:rsid w:val="0E491F9C"/>
    <w:rsid w:val="0FED2BBF"/>
    <w:rsid w:val="0FFC9D8B"/>
    <w:rsid w:val="1002C2BD"/>
    <w:rsid w:val="110CC3AF"/>
    <w:rsid w:val="1591B716"/>
    <w:rsid w:val="174B24CB"/>
    <w:rsid w:val="175179A6"/>
    <w:rsid w:val="1921DFA0"/>
    <w:rsid w:val="19419909"/>
    <w:rsid w:val="1A6E2410"/>
    <w:rsid w:val="1ABDB001"/>
    <w:rsid w:val="1CA65ED3"/>
    <w:rsid w:val="1CC791A2"/>
    <w:rsid w:val="1EA0A246"/>
    <w:rsid w:val="21775D90"/>
    <w:rsid w:val="21EB18C9"/>
    <w:rsid w:val="22444301"/>
    <w:rsid w:val="2246704E"/>
    <w:rsid w:val="22BE12D4"/>
    <w:rsid w:val="233BAD8A"/>
    <w:rsid w:val="24688E56"/>
    <w:rsid w:val="25CA4AB0"/>
    <w:rsid w:val="2759EBD0"/>
    <w:rsid w:val="2BC765B5"/>
    <w:rsid w:val="2C2299F4"/>
    <w:rsid w:val="2FFD1AF8"/>
    <w:rsid w:val="31B774F2"/>
    <w:rsid w:val="321DC64A"/>
    <w:rsid w:val="340B250D"/>
    <w:rsid w:val="38D7A827"/>
    <w:rsid w:val="38DB9B7B"/>
    <w:rsid w:val="38DC1576"/>
    <w:rsid w:val="393674DB"/>
    <w:rsid w:val="3BC57726"/>
    <w:rsid w:val="3C748D1F"/>
    <w:rsid w:val="3CCA003F"/>
    <w:rsid w:val="3DD6065D"/>
    <w:rsid w:val="3F617611"/>
    <w:rsid w:val="422C966D"/>
    <w:rsid w:val="4302A914"/>
    <w:rsid w:val="43364D67"/>
    <w:rsid w:val="4337B5A2"/>
    <w:rsid w:val="44DC99B4"/>
    <w:rsid w:val="46913FA1"/>
    <w:rsid w:val="4D6EAAFC"/>
    <w:rsid w:val="4FC72D04"/>
    <w:rsid w:val="50D5F712"/>
    <w:rsid w:val="5143BDB0"/>
    <w:rsid w:val="517803C7"/>
    <w:rsid w:val="525A7F3A"/>
    <w:rsid w:val="525DD4EF"/>
    <w:rsid w:val="527AEAD4"/>
    <w:rsid w:val="53C87B36"/>
    <w:rsid w:val="53F20A0E"/>
    <w:rsid w:val="5590DAC3"/>
    <w:rsid w:val="583931A7"/>
    <w:rsid w:val="58A7FA51"/>
    <w:rsid w:val="5A369B96"/>
    <w:rsid w:val="5CF08278"/>
    <w:rsid w:val="5DC3564F"/>
    <w:rsid w:val="5DF53E0E"/>
    <w:rsid w:val="5E3F7233"/>
    <w:rsid w:val="5F5BE374"/>
    <w:rsid w:val="62BDACC9"/>
    <w:rsid w:val="6422FF67"/>
    <w:rsid w:val="64F6F7FB"/>
    <w:rsid w:val="656A7870"/>
    <w:rsid w:val="6811F265"/>
    <w:rsid w:val="6944980B"/>
    <w:rsid w:val="6A84411F"/>
    <w:rsid w:val="6C1B124F"/>
    <w:rsid w:val="6C61FA7E"/>
    <w:rsid w:val="6E2C61B9"/>
    <w:rsid w:val="6F6624D2"/>
    <w:rsid w:val="70A42D76"/>
    <w:rsid w:val="719F871F"/>
    <w:rsid w:val="72734FFD"/>
    <w:rsid w:val="7590F9C7"/>
    <w:rsid w:val="7735B027"/>
    <w:rsid w:val="79C44440"/>
    <w:rsid w:val="7AC6DDE1"/>
    <w:rsid w:val="7B309B09"/>
    <w:rsid w:val="7B78006D"/>
    <w:rsid w:val="7C3F4ED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59441"/>
  <w15:docId w15:val="{F3A774E5-A02F-4C59-A444-8D78AFB6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8"/>
        <w:szCs w:val="18"/>
        <w:lang w:val="nl-NL" w:eastAsia="nl-NL" w:bidi="ar-SA"/>
      </w:rPr>
    </w:rPrDefault>
    <w:pPrDefault>
      <w:pPr>
        <w:keepLine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464B4"/>
    <w:rPr>
      <w:rFonts w:ascii="Arial" w:hAnsi="Arial" w:cs="Arial"/>
    </w:rPr>
  </w:style>
  <w:style w:type="paragraph" w:styleId="Kop1">
    <w:name w:val="heading 1"/>
    <w:basedOn w:val="Standaard"/>
    <w:next w:val="Standaard"/>
    <w:uiPriority w:val="9"/>
    <w:qFormat/>
    <w:pPr>
      <w:keepNext/>
      <w:spacing w:before="240" w:after="120"/>
      <w:ind w:left="432" w:hanging="432"/>
      <w:outlineLvl w:val="0"/>
    </w:pPr>
    <w:rPr>
      <w:b/>
      <w:sz w:val="28"/>
      <w:szCs w:val="28"/>
    </w:rPr>
  </w:style>
  <w:style w:type="paragraph" w:styleId="Kop2">
    <w:name w:val="heading 2"/>
    <w:basedOn w:val="Standaard"/>
    <w:next w:val="Standaard"/>
    <w:uiPriority w:val="9"/>
    <w:unhideWhenUsed/>
    <w:qFormat/>
    <w:pPr>
      <w:keepNext/>
      <w:spacing w:before="240" w:after="120"/>
      <w:ind w:left="578" w:hanging="578"/>
      <w:outlineLvl w:val="1"/>
    </w:pPr>
    <w:rPr>
      <w:b/>
      <w:sz w:val="20"/>
      <w:szCs w:val="20"/>
    </w:rPr>
  </w:style>
  <w:style w:type="paragraph" w:styleId="Kop3">
    <w:name w:val="heading 3"/>
    <w:basedOn w:val="Standaard"/>
    <w:next w:val="Standaard"/>
    <w:uiPriority w:val="9"/>
    <w:semiHidden/>
    <w:unhideWhenUsed/>
    <w:qFormat/>
    <w:pPr>
      <w:keepNext/>
      <w:spacing w:before="120" w:after="60"/>
      <w:ind w:left="720" w:hanging="720"/>
      <w:outlineLvl w:val="2"/>
    </w:pPr>
    <w:rPr>
      <w:i/>
    </w:rPr>
  </w:style>
  <w:style w:type="paragraph" w:styleId="Kop4">
    <w:name w:val="heading 4"/>
    <w:basedOn w:val="Standaard"/>
    <w:next w:val="Standaard"/>
    <w:uiPriority w:val="9"/>
    <w:semiHidden/>
    <w:unhideWhenUsed/>
    <w:qFormat/>
    <w:pPr>
      <w:keepNext/>
      <w:spacing w:before="240" w:after="60"/>
      <w:ind w:left="864" w:hanging="864"/>
      <w:outlineLvl w:val="3"/>
    </w:pPr>
    <w:rPr>
      <w:u w:val="single"/>
    </w:rPr>
  </w:style>
  <w:style w:type="paragraph" w:styleId="Kop5">
    <w:name w:val="heading 5"/>
    <w:basedOn w:val="Standaard"/>
    <w:next w:val="Standaard"/>
    <w:uiPriority w:val="9"/>
    <w:semiHidden/>
    <w:unhideWhenUsed/>
    <w:qFormat/>
    <w:pPr>
      <w:spacing w:before="240" w:after="60"/>
      <w:ind w:left="1008" w:hanging="1008"/>
      <w:outlineLvl w:val="4"/>
    </w:pPr>
    <w:rPr>
      <w:sz w:val="22"/>
      <w:szCs w:val="22"/>
    </w:rPr>
  </w:style>
  <w:style w:type="paragraph" w:styleId="Kop6">
    <w:name w:val="heading 6"/>
    <w:basedOn w:val="Standaard"/>
    <w:next w:val="Standaard"/>
    <w:uiPriority w:val="9"/>
    <w:semiHidden/>
    <w:unhideWhenUsed/>
    <w:qFormat/>
    <w:pPr>
      <w:spacing w:before="240" w:after="60"/>
      <w:ind w:left="1152" w:hanging="1152"/>
      <w:outlineLvl w:val="5"/>
    </w:pPr>
    <w:rPr>
      <w:i/>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el">
    <w:name w:val="Title"/>
    <w:basedOn w:val="Standaard"/>
    <w:next w:val="Standaard"/>
    <w:uiPriority w:val="10"/>
    <w:qFormat/>
    <w:pPr>
      <w:keepNext/>
      <w:spacing w:before="480" w:after="120"/>
    </w:pPr>
    <w:rPr>
      <w:b/>
      <w:sz w:val="72"/>
      <w:szCs w:val="72"/>
    </w:rPr>
  </w:style>
  <w:style w:type="paragraph" w:styleId="Ondertitel">
    <w:name w:val="Subtitle"/>
    <w:basedOn w:val="Standaard"/>
    <w:next w:val="Standaard"/>
    <w:uiPriority w:val="11"/>
    <w:qFormat/>
    <w:pPr>
      <w:keepNext/>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Pr>
  </w:style>
  <w:style w:type="paragraph" w:styleId="Koptekst">
    <w:name w:val="header"/>
    <w:basedOn w:val="Standaard"/>
    <w:link w:val="KoptekstChar"/>
    <w:uiPriority w:val="99"/>
    <w:unhideWhenUsed/>
    <w:rsid w:val="00E04866"/>
    <w:pPr>
      <w:tabs>
        <w:tab w:val="center" w:pos="4536"/>
        <w:tab w:val="right" w:pos="9072"/>
      </w:tabs>
    </w:pPr>
  </w:style>
  <w:style w:type="character" w:customStyle="1" w:styleId="KoptekstChar">
    <w:name w:val="Koptekst Char"/>
    <w:basedOn w:val="Standaardalinea-lettertype"/>
    <w:link w:val="Koptekst"/>
    <w:uiPriority w:val="99"/>
    <w:rsid w:val="00E04866"/>
  </w:style>
  <w:style w:type="paragraph" w:styleId="Voettekst">
    <w:name w:val="footer"/>
    <w:basedOn w:val="Standaard"/>
    <w:link w:val="VoettekstChar"/>
    <w:uiPriority w:val="99"/>
    <w:unhideWhenUsed/>
    <w:rsid w:val="00E04866"/>
    <w:pPr>
      <w:tabs>
        <w:tab w:val="center" w:pos="4536"/>
        <w:tab w:val="right" w:pos="9072"/>
      </w:tabs>
    </w:pPr>
  </w:style>
  <w:style w:type="character" w:customStyle="1" w:styleId="VoettekstChar">
    <w:name w:val="Voettekst Char"/>
    <w:basedOn w:val="Standaardalinea-lettertype"/>
    <w:link w:val="Voettekst"/>
    <w:uiPriority w:val="99"/>
    <w:rsid w:val="00E04866"/>
  </w:style>
  <w:style w:type="table" w:styleId="Tabelraster">
    <w:name w:val="Table Grid"/>
    <w:basedOn w:val="Standaardtabel"/>
    <w:uiPriority w:val="59"/>
    <w:rsid w:val="00E04866"/>
    <w:pPr>
      <w:keepLines w:val="0"/>
      <w:spacing w:line="240" w:lineRule="exac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aliases w:val="Bulletlijst NS,Bullet Number,List Paragraph1,lp1,lp11,List Paragraph11,Bullet 1,Use Case List Paragraph,Num Bullet 1,Bullet List,FooterText,Num List Paragraph,Heading2,b1,Bullet for no #'s,Body Bullet,Ref,List Paragraph 1"/>
    <w:basedOn w:val="Standaard"/>
    <w:link w:val="LijstalineaChar"/>
    <w:uiPriority w:val="34"/>
    <w:qFormat/>
    <w:rsid w:val="00E04866"/>
    <w:pPr>
      <w:spacing w:line="240" w:lineRule="atLeast"/>
      <w:ind w:left="720"/>
      <w:contextualSpacing/>
    </w:pPr>
    <w:rPr>
      <w:rFonts w:eastAsia="Times New Roman" w:cs="Times New Roman"/>
      <w:szCs w:val="20"/>
    </w:rPr>
  </w:style>
  <w:style w:type="character" w:customStyle="1" w:styleId="LijstalineaChar">
    <w:name w:val="Lijstalinea Char"/>
    <w:aliases w:val="Bulletlijst NS Char,Bullet Number Char,List Paragraph1 Char,lp1 Char,lp11 Char,List Paragraph11 Char,Bullet 1 Char,Use Case List Paragraph Char,Num Bullet 1 Char,Bullet List Char,FooterText Char,Num List Paragraph Char,Heading2 Char"/>
    <w:link w:val="Lijstalinea"/>
    <w:uiPriority w:val="34"/>
    <w:rsid w:val="00E04866"/>
    <w:rPr>
      <w:rFonts w:eastAsia="Times New Roman" w:cs="Times New Roman"/>
      <w:szCs w:val="20"/>
    </w:rPr>
  </w:style>
  <w:style w:type="paragraph" w:styleId="Inhopg1">
    <w:name w:val="toc 1"/>
    <w:basedOn w:val="Standaard"/>
    <w:next w:val="Standaard"/>
    <w:autoRedefine/>
    <w:uiPriority w:val="39"/>
    <w:unhideWhenUsed/>
    <w:rsid w:val="00115563"/>
    <w:pPr>
      <w:tabs>
        <w:tab w:val="left" w:pos="440"/>
        <w:tab w:val="right" w:pos="8493"/>
      </w:tabs>
      <w:spacing w:after="100"/>
    </w:pPr>
  </w:style>
  <w:style w:type="paragraph" w:styleId="Inhopg2">
    <w:name w:val="toc 2"/>
    <w:basedOn w:val="Standaard"/>
    <w:next w:val="Standaard"/>
    <w:autoRedefine/>
    <w:uiPriority w:val="39"/>
    <w:unhideWhenUsed/>
    <w:rsid w:val="00E04866"/>
    <w:pPr>
      <w:spacing w:after="100"/>
      <w:ind w:left="180"/>
    </w:pPr>
  </w:style>
  <w:style w:type="character" w:styleId="Hyperlink">
    <w:name w:val="Hyperlink"/>
    <w:basedOn w:val="Standaardalinea-lettertype"/>
    <w:uiPriority w:val="99"/>
    <w:unhideWhenUsed/>
    <w:rsid w:val="00E04866"/>
    <w:rPr>
      <w:color w:val="0000FF" w:themeColor="hyperlink"/>
      <w:u w:val="single"/>
    </w:rPr>
  </w:style>
  <w:style w:type="paragraph" w:styleId="Geenafstand">
    <w:name w:val="No Spacing"/>
    <w:uiPriority w:val="1"/>
    <w:qFormat/>
    <w:rsid w:val="002679A5"/>
  </w:style>
  <w:style w:type="paragraph" w:styleId="Normaalweb">
    <w:name w:val="Normal (Web)"/>
    <w:basedOn w:val="Standaard"/>
    <w:uiPriority w:val="99"/>
    <w:semiHidden/>
    <w:unhideWhenUsed/>
    <w:rsid w:val="00E67A6E"/>
    <w:pPr>
      <w:keepLines w:val="0"/>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896D01"/>
    <w:pPr>
      <w:keepLines w:val="0"/>
      <w:autoSpaceDE w:val="0"/>
      <w:autoSpaceDN w:val="0"/>
      <w:adjustRightInd w:val="0"/>
    </w:pPr>
    <w:rPr>
      <w:rFonts w:ascii="RijksoverheidSansText" w:hAnsi="RijksoverheidSansText" w:cs="RijksoverheidSansText"/>
      <w:color w:val="000000"/>
      <w:sz w:val="24"/>
      <w:szCs w:val="24"/>
    </w:rPr>
  </w:style>
  <w:style w:type="paragraph" w:customStyle="1" w:styleId="Pa8">
    <w:name w:val="Pa8"/>
    <w:basedOn w:val="Default"/>
    <w:next w:val="Default"/>
    <w:uiPriority w:val="99"/>
    <w:rsid w:val="00896D01"/>
    <w:pPr>
      <w:spacing w:line="181" w:lineRule="atLeast"/>
    </w:pPr>
    <w:rPr>
      <w:rFonts w:cs="Times New Roman"/>
      <w:color w:val="auto"/>
    </w:rPr>
  </w:style>
  <w:style w:type="paragraph" w:customStyle="1" w:styleId="Pa7">
    <w:name w:val="Pa7"/>
    <w:basedOn w:val="Default"/>
    <w:next w:val="Default"/>
    <w:uiPriority w:val="99"/>
    <w:rsid w:val="00896D01"/>
    <w:pPr>
      <w:spacing w:line="181" w:lineRule="atLeast"/>
    </w:pPr>
    <w:rPr>
      <w:rFonts w:cs="Times New Roman"/>
      <w:color w:val="auto"/>
    </w:rPr>
  </w:style>
  <w:style w:type="paragraph" w:styleId="Revisie">
    <w:name w:val="Revision"/>
    <w:hidden/>
    <w:uiPriority w:val="99"/>
    <w:semiHidden/>
    <w:rsid w:val="00AE2265"/>
    <w:pPr>
      <w:keepLines w:val="0"/>
    </w:pPr>
  </w:style>
  <w:style w:type="character" w:styleId="Verwijzingopmerking">
    <w:name w:val="annotation reference"/>
    <w:basedOn w:val="Standaardalinea-lettertype"/>
    <w:uiPriority w:val="99"/>
    <w:semiHidden/>
    <w:unhideWhenUsed/>
    <w:rsid w:val="00EF5A80"/>
    <w:rPr>
      <w:sz w:val="16"/>
      <w:szCs w:val="16"/>
    </w:rPr>
  </w:style>
  <w:style w:type="paragraph" w:styleId="Tekstopmerking">
    <w:name w:val="annotation text"/>
    <w:basedOn w:val="Standaard"/>
    <w:link w:val="TekstopmerkingChar"/>
    <w:uiPriority w:val="99"/>
    <w:unhideWhenUsed/>
    <w:rsid w:val="00EF5A80"/>
    <w:rPr>
      <w:sz w:val="20"/>
      <w:szCs w:val="20"/>
    </w:rPr>
  </w:style>
  <w:style w:type="character" w:customStyle="1" w:styleId="TekstopmerkingChar">
    <w:name w:val="Tekst opmerking Char"/>
    <w:basedOn w:val="Standaardalinea-lettertype"/>
    <w:link w:val="Tekstopmerking"/>
    <w:uiPriority w:val="99"/>
    <w:rsid w:val="00EF5A80"/>
    <w:rPr>
      <w:sz w:val="20"/>
      <w:szCs w:val="20"/>
    </w:rPr>
  </w:style>
  <w:style w:type="paragraph" w:styleId="Onderwerpvanopmerking">
    <w:name w:val="annotation subject"/>
    <w:basedOn w:val="Tekstopmerking"/>
    <w:next w:val="Tekstopmerking"/>
    <w:link w:val="OnderwerpvanopmerkingChar"/>
    <w:uiPriority w:val="99"/>
    <w:semiHidden/>
    <w:unhideWhenUsed/>
    <w:rsid w:val="00EF5A80"/>
    <w:rPr>
      <w:b/>
      <w:bCs/>
    </w:rPr>
  </w:style>
  <w:style w:type="character" w:customStyle="1" w:styleId="OnderwerpvanopmerkingChar">
    <w:name w:val="Onderwerp van opmerking Char"/>
    <w:basedOn w:val="TekstopmerkingChar"/>
    <w:link w:val="Onderwerpvanopmerking"/>
    <w:uiPriority w:val="99"/>
    <w:semiHidden/>
    <w:rsid w:val="00EF5A80"/>
    <w:rPr>
      <w:b/>
      <w:bCs/>
      <w:sz w:val="20"/>
      <w:szCs w:val="20"/>
    </w:rPr>
  </w:style>
  <w:style w:type="paragraph" w:styleId="Bijschrift">
    <w:name w:val="caption"/>
    <w:basedOn w:val="Standaard"/>
    <w:next w:val="Standaard"/>
    <w:uiPriority w:val="35"/>
    <w:unhideWhenUsed/>
    <w:qFormat/>
    <w:rsid w:val="009F561F"/>
    <w:pPr>
      <w:spacing w:after="200"/>
    </w:pPr>
    <w:rPr>
      <w:i/>
      <w:iCs/>
      <w:color w:val="1F497D" w:themeColor="text2"/>
    </w:rPr>
  </w:style>
  <w:style w:type="paragraph" w:customStyle="1" w:styleId="paragraph">
    <w:name w:val="paragraph"/>
    <w:basedOn w:val="Standaard"/>
    <w:rsid w:val="00DE53D9"/>
    <w:pPr>
      <w:keepLines w:val="0"/>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Standaardalinea-lettertype"/>
    <w:rsid w:val="00DE53D9"/>
  </w:style>
  <w:style w:type="character" w:customStyle="1" w:styleId="spellingerror">
    <w:name w:val="spellingerror"/>
    <w:basedOn w:val="Standaardalinea-lettertype"/>
    <w:rsid w:val="00DE53D9"/>
  </w:style>
  <w:style w:type="character" w:customStyle="1" w:styleId="eop">
    <w:name w:val="eop"/>
    <w:basedOn w:val="Standaardalinea-lettertype"/>
    <w:rsid w:val="00DE53D9"/>
  </w:style>
  <w:style w:type="paragraph" w:styleId="Voetnoottekst">
    <w:name w:val="footnote text"/>
    <w:basedOn w:val="Standaard"/>
    <w:link w:val="VoetnoottekstChar"/>
    <w:uiPriority w:val="99"/>
    <w:semiHidden/>
    <w:unhideWhenUsed/>
    <w:rsid w:val="00496569"/>
    <w:rPr>
      <w:sz w:val="20"/>
      <w:szCs w:val="20"/>
    </w:rPr>
  </w:style>
  <w:style w:type="character" w:customStyle="1" w:styleId="VoetnoottekstChar">
    <w:name w:val="Voetnoottekst Char"/>
    <w:basedOn w:val="Standaardalinea-lettertype"/>
    <w:link w:val="Voetnoottekst"/>
    <w:uiPriority w:val="99"/>
    <w:semiHidden/>
    <w:rsid w:val="00496569"/>
    <w:rPr>
      <w:sz w:val="20"/>
      <w:szCs w:val="20"/>
    </w:rPr>
  </w:style>
  <w:style w:type="character" w:styleId="Voetnootmarkering">
    <w:name w:val="footnote reference"/>
    <w:basedOn w:val="Standaardalinea-lettertype"/>
    <w:uiPriority w:val="99"/>
    <w:semiHidden/>
    <w:unhideWhenUsed/>
    <w:rsid w:val="00496569"/>
    <w:rPr>
      <w:vertAlign w:val="superscript"/>
    </w:rPr>
  </w:style>
  <w:style w:type="character" w:styleId="Onopgelostemelding">
    <w:name w:val="Unresolved Mention"/>
    <w:basedOn w:val="Standaardalinea-lettertype"/>
    <w:uiPriority w:val="99"/>
    <w:semiHidden/>
    <w:unhideWhenUsed/>
    <w:rsid w:val="003F5719"/>
    <w:rPr>
      <w:color w:val="605E5C"/>
      <w:shd w:val="clear" w:color="auto" w:fill="E1DFDD"/>
    </w:rPr>
  </w:style>
  <w:style w:type="character" w:customStyle="1" w:styleId="superscript">
    <w:name w:val="superscript"/>
    <w:basedOn w:val="Standaardalinea-lettertype"/>
    <w:rsid w:val="00E07068"/>
  </w:style>
  <w:style w:type="character" w:styleId="Vermelding">
    <w:name w:val="Mention"/>
    <w:basedOn w:val="Standaardalinea-lettertype"/>
    <w:uiPriority w:val="99"/>
    <w:unhideWhenUsed/>
    <w:rsid w:val="003D142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7670">
      <w:bodyDiv w:val="1"/>
      <w:marLeft w:val="0"/>
      <w:marRight w:val="0"/>
      <w:marTop w:val="0"/>
      <w:marBottom w:val="0"/>
      <w:divBdr>
        <w:top w:val="none" w:sz="0" w:space="0" w:color="auto"/>
        <w:left w:val="none" w:sz="0" w:space="0" w:color="auto"/>
        <w:bottom w:val="none" w:sz="0" w:space="0" w:color="auto"/>
        <w:right w:val="none" w:sz="0" w:space="0" w:color="auto"/>
      </w:divBdr>
    </w:div>
    <w:div w:id="187567837">
      <w:bodyDiv w:val="1"/>
      <w:marLeft w:val="0"/>
      <w:marRight w:val="0"/>
      <w:marTop w:val="0"/>
      <w:marBottom w:val="0"/>
      <w:divBdr>
        <w:top w:val="none" w:sz="0" w:space="0" w:color="auto"/>
        <w:left w:val="none" w:sz="0" w:space="0" w:color="auto"/>
        <w:bottom w:val="none" w:sz="0" w:space="0" w:color="auto"/>
        <w:right w:val="none" w:sz="0" w:space="0" w:color="auto"/>
      </w:divBdr>
      <w:divsChild>
        <w:div w:id="432437050">
          <w:marLeft w:val="360"/>
          <w:marRight w:val="0"/>
          <w:marTop w:val="200"/>
          <w:marBottom w:val="0"/>
          <w:divBdr>
            <w:top w:val="none" w:sz="0" w:space="0" w:color="auto"/>
            <w:left w:val="none" w:sz="0" w:space="0" w:color="auto"/>
            <w:bottom w:val="none" w:sz="0" w:space="0" w:color="auto"/>
            <w:right w:val="none" w:sz="0" w:space="0" w:color="auto"/>
          </w:divBdr>
        </w:div>
        <w:div w:id="878859915">
          <w:marLeft w:val="360"/>
          <w:marRight w:val="0"/>
          <w:marTop w:val="200"/>
          <w:marBottom w:val="0"/>
          <w:divBdr>
            <w:top w:val="none" w:sz="0" w:space="0" w:color="auto"/>
            <w:left w:val="none" w:sz="0" w:space="0" w:color="auto"/>
            <w:bottom w:val="none" w:sz="0" w:space="0" w:color="auto"/>
            <w:right w:val="none" w:sz="0" w:space="0" w:color="auto"/>
          </w:divBdr>
        </w:div>
        <w:div w:id="1470317720">
          <w:marLeft w:val="360"/>
          <w:marRight w:val="0"/>
          <w:marTop w:val="200"/>
          <w:marBottom w:val="0"/>
          <w:divBdr>
            <w:top w:val="none" w:sz="0" w:space="0" w:color="auto"/>
            <w:left w:val="none" w:sz="0" w:space="0" w:color="auto"/>
            <w:bottom w:val="none" w:sz="0" w:space="0" w:color="auto"/>
            <w:right w:val="none" w:sz="0" w:space="0" w:color="auto"/>
          </w:divBdr>
        </w:div>
        <w:div w:id="1482040292">
          <w:marLeft w:val="360"/>
          <w:marRight w:val="0"/>
          <w:marTop w:val="200"/>
          <w:marBottom w:val="0"/>
          <w:divBdr>
            <w:top w:val="none" w:sz="0" w:space="0" w:color="auto"/>
            <w:left w:val="none" w:sz="0" w:space="0" w:color="auto"/>
            <w:bottom w:val="none" w:sz="0" w:space="0" w:color="auto"/>
            <w:right w:val="none" w:sz="0" w:space="0" w:color="auto"/>
          </w:divBdr>
        </w:div>
        <w:div w:id="1527331643">
          <w:marLeft w:val="360"/>
          <w:marRight w:val="0"/>
          <w:marTop w:val="200"/>
          <w:marBottom w:val="0"/>
          <w:divBdr>
            <w:top w:val="none" w:sz="0" w:space="0" w:color="auto"/>
            <w:left w:val="none" w:sz="0" w:space="0" w:color="auto"/>
            <w:bottom w:val="none" w:sz="0" w:space="0" w:color="auto"/>
            <w:right w:val="none" w:sz="0" w:space="0" w:color="auto"/>
          </w:divBdr>
        </w:div>
        <w:div w:id="1770468225">
          <w:marLeft w:val="360"/>
          <w:marRight w:val="0"/>
          <w:marTop w:val="200"/>
          <w:marBottom w:val="0"/>
          <w:divBdr>
            <w:top w:val="none" w:sz="0" w:space="0" w:color="auto"/>
            <w:left w:val="none" w:sz="0" w:space="0" w:color="auto"/>
            <w:bottom w:val="none" w:sz="0" w:space="0" w:color="auto"/>
            <w:right w:val="none" w:sz="0" w:space="0" w:color="auto"/>
          </w:divBdr>
        </w:div>
      </w:divsChild>
    </w:div>
    <w:div w:id="244346519">
      <w:bodyDiv w:val="1"/>
      <w:marLeft w:val="0"/>
      <w:marRight w:val="0"/>
      <w:marTop w:val="0"/>
      <w:marBottom w:val="0"/>
      <w:divBdr>
        <w:top w:val="none" w:sz="0" w:space="0" w:color="auto"/>
        <w:left w:val="none" w:sz="0" w:space="0" w:color="auto"/>
        <w:bottom w:val="none" w:sz="0" w:space="0" w:color="auto"/>
        <w:right w:val="none" w:sz="0" w:space="0" w:color="auto"/>
      </w:divBdr>
    </w:div>
    <w:div w:id="271939832">
      <w:bodyDiv w:val="1"/>
      <w:marLeft w:val="0"/>
      <w:marRight w:val="0"/>
      <w:marTop w:val="0"/>
      <w:marBottom w:val="0"/>
      <w:divBdr>
        <w:top w:val="none" w:sz="0" w:space="0" w:color="auto"/>
        <w:left w:val="none" w:sz="0" w:space="0" w:color="auto"/>
        <w:bottom w:val="none" w:sz="0" w:space="0" w:color="auto"/>
        <w:right w:val="none" w:sz="0" w:space="0" w:color="auto"/>
      </w:divBdr>
      <w:divsChild>
        <w:div w:id="77142222">
          <w:marLeft w:val="547"/>
          <w:marRight w:val="0"/>
          <w:marTop w:val="200"/>
          <w:marBottom w:val="0"/>
          <w:divBdr>
            <w:top w:val="none" w:sz="0" w:space="0" w:color="auto"/>
            <w:left w:val="none" w:sz="0" w:space="0" w:color="auto"/>
            <w:bottom w:val="none" w:sz="0" w:space="0" w:color="auto"/>
            <w:right w:val="none" w:sz="0" w:space="0" w:color="auto"/>
          </w:divBdr>
        </w:div>
        <w:div w:id="727647160">
          <w:marLeft w:val="547"/>
          <w:marRight w:val="0"/>
          <w:marTop w:val="200"/>
          <w:marBottom w:val="0"/>
          <w:divBdr>
            <w:top w:val="none" w:sz="0" w:space="0" w:color="auto"/>
            <w:left w:val="none" w:sz="0" w:space="0" w:color="auto"/>
            <w:bottom w:val="none" w:sz="0" w:space="0" w:color="auto"/>
            <w:right w:val="none" w:sz="0" w:space="0" w:color="auto"/>
          </w:divBdr>
        </w:div>
        <w:div w:id="811217874">
          <w:marLeft w:val="547"/>
          <w:marRight w:val="0"/>
          <w:marTop w:val="200"/>
          <w:marBottom w:val="0"/>
          <w:divBdr>
            <w:top w:val="none" w:sz="0" w:space="0" w:color="auto"/>
            <w:left w:val="none" w:sz="0" w:space="0" w:color="auto"/>
            <w:bottom w:val="none" w:sz="0" w:space="0" w:color="auto"/>
            <w:right w:val="none" w:sz="0" w:space="0" w:color="auto"/>
          </w:divBdr>
        </w:div>
        <w:div w:id="940843273">
          <w:marLeft w:val="547"/>
          <w:marRight w:val="0"/>
          <w:marTop w:val="200"/>
          <w:marBottom w:val="0"/>
          <w:divBdr>
            <w:top w:val="none" w:sz="0" w:space="0" w:color="auto"/>
            <w:left w:val="none" w:sz="0" w:space="0" w:color="auto"/>
            <w:bottom w:val="none" w:sz="0" w:space="0" w:color="auto"/>
            <w:right w:val="none" w:sz="0" w:space="0" w:color="auto"/>
          </w:divBdr>
        </w:div>
        <w:div w:id="1096557341">
          <w:marLeft w:val="547"/>
          <w:marRight w:val="0"/>
          <w:marTop w:val="200"/>
          <w:marBottom w:val="0"/>
          <w:divBdr>
            <w:top w:val="none" w:sz="0" w:space="0" w:color="auto"/>
            <w:left w:val="none" w:sz="0" w:space="0" w:color="auto"/>
            <w:bottom w:val="none" w:sz="0" w:space="0" w:color="auto"/>
            <w:right w:val="none" w:sz="0" w:space="0" w:color="auto"/>
          </w:divBdr>
        </w:div>
        <w:div w:id="1339884999">
          <w:marLeft w:val="547"/>
          <w:marRight w:val="0"/>
          <w:marTop w:val="200"/>
          <w:marBottom w:val="0"/>
          <w:divBdr>
            <w:top w:val="none" w:sz="0" w:space="0" w:color="auto"/>
            <w:left w:val="none" w:sz="0" w:space="0" w:color="auto"/>
            <w:bottom w:val="none" w:sz="0" w:space="0" w:color="auto"/>
            <w:right w:val="none" w:sz="0" w:space="0" w:color="auto"/>
          </w:divBdr>
        </w:div>
        <w:div w:id="1371304230">
          <w:marLeft w:val="547"/>
          <w:marRight w:val="0"/>
          <w:marTop w:val="200"/>
          <w:marBottom w:val="0"/>
          <w:divBdr>
            <w:top w:val="none" w:sz="0" w:space="0" w:color="auto"/>
            <w:left w:val="none" w:sz="0" w:space="0" w:color="auto"/>
            <w:bottom w:val="none" w:sz="0" w:space="0" w:color="auto"/>
            <w:right w:val="none" w:sz="0" w:space="0" w:color="auto"/>
          </w:divBdr>
        </w:div>
        <w:div w:id="1457723633">
          <w:marLeft w:val="547"/>
          <w:marRight w:val="0"/>
          <w:marTop w:val="200"/>
          <w:marBottom w:val="0"/>
          <w:divBdr>
            <w:top w:val="none" w:sz="0" w:space="0" w:color="auto"/>
            <w:left w:val="none" w:sz="0" w:space="0" w:color="auto"/>
            <w:bottom w:val="none" w:sz="0" w:space="0" w:color="auto"/>
            <w:right w:val="none" w:sz="0" w:space="0" w:color="auto"/>
          </w:divBdr>
        </w:div>
        <w:div w:id="2043822263">
          <w:marLeft w:val="547"/>
          <w:marRight w:val="0"/>
          <w:marTop w:val="200"/>
          <w:marBottom w:val="0"/>
          <w:divBdr>
            <w:top w:val="none" w:sz="0" w:space="0" w:color="auto"/>
            <w:left w:val="none" w:sz="0" w:space="0" w:color="auto"/>
            <w:bottom w:val="none" w:sz="0" w:space="0" w:color="auto"/>
            <w:right w:val="none" w:sz="0" w:space="0" w:color="auto"/>
          </w:divBdr>
        </w:div>
        <w:div w:id="2069569545">
          <w:marLeft w:val="547"/>
          <w:marRight w:val="0"/>
          <w:marTop w:val="200"/>
          <w:marBottom w:val="0"/>
          <w:divBdr>
            <w:top w:val="none" w:sz="0" w:space="0" w:color="auto"/>
            <w:left w:val="none" w:sz="0" w:space="0" w:color="auto"/>
            <w:bottom w:val="none" w:sz="0" w:space="0" w:color="auto"/>
            <w:right w:val="none" w:sz="0" w:space="0" w:color="auto"/>
          </w:divBdr>
        </w:div>
        <w:div w:id="2144229105">
          <w:marLeft w:val="547"/>
          <w:marRight w:val="0"/>
          <w:marTop w:val="200"/>
          <w:marBottom w:val="0"/>
          <w:divBdr>
            <w:top w:val="none" w:sz="0" w:space="0" w:color="auto"/>
            <w:left w:val="none" w:sz="0" w:space="0" w:color="auto"/>
            <w:bottom w:val="none" w:sz="0" w:space="0" w:color="auto"/>
            <w:right w:val="none" w:sz="0" w:space="0" w:color="auto"/>
          </w:divBdr>
        </w:div>
      </w:divsChild>
    </w:div>
    <w:div w:id="298925485">
      <w:bodyDiv w:val="1"/>
      <w:marLeft w:val="0"/>
      <w:marRight w:val="0"/>
      <w:marTop w:val="0"/>
      <w:marBottom w:val="0"/>
      <w:divBdr>
        <w:top w:val="none" w:sz="0" w:space="0" w:color="auto"/>
        <w:left w:val="none" w:sz="0" w:space="0" w:color="auto"/>
        <w:bottom w:val="none" w:sz="0" w:space="0" w:color="auto"/>
        <w:right w:val="none" w:sz="0" w:space="0" w:color="auto"/>
      </w:divBdr>
    </w:div>
    <w:div w:id="302858077">
      <w:bodyDiv w:val="1"/>
      <w:marLeft w:val="0"/>
      <w:marRight w:val="0"/>
      <w:marTop w:val="0"/>
      <w:marBottom w:val="0"/>
      <w:divBdr>
        <w:top w:val="none" w:sz="0" w:space="0" w:color="auto"/>
        <w:left w:val="none" w:sz="0" w:space="0" w:color="auto"/>
        <w:bottom w:val="none" w:sz="0" w:space="0" w:color="auto"/>
        <w:right w:val="none" w:sz="0" w:space="0" w:color="auto"/>
      </w:divBdr>
    </w:div>
    <w:div w:id="310521113">
      <w:bodyDiv w:val="1"/>
      <w:marLeft w:val="0"/>
      <w:marRight w:val="0"/>
      <w:marTop w:val="0"/>
      <w:marBottom w:val="0"/>
      <w:divBdr>
        <w:top w:val="none" w:sz="0" w:space="0" w:color="auto"/>
        <w:left w:val="none" w:sz="0" w:space="0" w:color="auto"/>
        <w:bottom w:val="none" w:sz="0" w:space="0" w:color="auto"/>
        <w:right w:val="none" w:sz="0" w:space="0" w:color="auto"/>
      </w:divBdr>
    </w:div>
    <w:div w:id="399137823">
      <w:bodyDiv w:val="1"/>
      <w:marLeft w:val="0"/>
      <w:marRight w:val="0"/>
      <w:marTop w:val="0"/>
      <w:marBottom w:val="0"/>
      <w:divBdr>
        <w:top w:val="none" w:sz="0" w:space="0" w:color="auto"/>
        <w:left w:val="none" w:sz="0" w:space="0" w:color="auto"/>
        <w:bottom w:val="none" w:sz="0" w:space="0" w:color="auto"/>
        <w:right w:val="none" w:sz="0" w:space="0" w:color="auto"/>
      </w:divBdr>
    </w:div>
    <w:div w:id="404183404">
      <w:bodyDiv w:val="1"/>
      <w:marLeft w:val="0"/>
      <w:marRight w:val="0"/>
      <w:marTop w:val="0"/>
      <w:marBottom w:val="0"/>
      <w:divBdr>
        <w:top w:val="none" w:sz="0" w:space="0" w:color="auto"/>
        <w:left w:val="none" w:sz="0" w:space="0" w:color="auto"/>
        <w:bottom w:val="none" w:sz="0" w:space="0" w:color="auto"/>
        <w:right w:val="none" w:sz="0" w:space="0" w:color="auto"/>
      </w:divBdr>
    </w:div>
    <w:div w:id="432020786">
      <w:bodyDiv w:val="1"/>
      <w:marLeft w:val="0"/>
      <w:marRight w:val="0"/>
      <w:marTop w:val="0"/>
      <w:marBottom w:val="0"/>
      <w:divBdr>
        <w:top w:val="none" w:sz="0" w:space="0" w:color="auto"/>
        <w:left w:val="none" w:sz="0" w:space="0" w:color="auto"/>
        <w:bottom w:val="none" w:sz="0" w:space="0" w:color="auto"/>
        <w:right w:val="none" w:sz="0" w:space="0" w:color="auto"/>
      </w:divBdr>
    </w:div>
    <w:div w:id="454255050">
      <w:bodyDiv w:val="1"/>
      <w:marLeft w:val="0"/>
      <w:marRight w:val="0"/>
      <w:marTop w:val="0"/>
      <w:marBottom w:val="0"/>
      <w:divBdr>
        <w:top w:val="none" w:sz="0" w:space="0" w:color="auto"/>
        <w:left w:val="none" w:sz="0" w:space="0" w:color="auto"/>
        <w:bottom w:val="none" w:sz="0" w:space="0" w:color="auto"/>
        <w:right w:val="none" w:sz="0" w:space="0" w:color="auto"/>
      </w:divBdr>
    </w:div>
    <w:div w:id="602222513">
      <w:bodyDiv w:val="1"/>
      <w:marLeft w:val="0"/>
      <w:marRight w:val="0"/>
      <w:marTop w:val="0"/>
      <w:marBottom w:val="0"/>
      <w:divBdr>
        <w:top w:val="none" w:sz="0" w:space="0" w:color="auto"/>
        <w:left w:val="none" w:sz="0" w:space="0" w:color="auto"/>
        <w:bottom w:val="none" w:sz="0" w:space="0" w:color="auto"/>
        <w:right w:val="none" w:sz="0" w:space="0" w:color="auto"/>
      </w:divBdr>
    </w:div>
    <w:div w:id="698973135">
      <w:bodyDiv w:val="1"/>
      <w:marLeft w:val="0"/>
      <w:marRight w:val="0"/>
      <w:marTop w:val="0"/>
      <w:marBottom w:val="0"/>
      <w:divBdr>
        <w:top w:val="none" w:sz="0" w:space="0" w:color="auto"/>
        <w:left w:val="none" w:sz="0" w:space="0" w:color="auto"/>
        <w:bottom w:val="none" w:sz="0" w:space="0" w:color="auto"/>
        <w:right w:val="none" w:sz="0" w:space="0" w:color="auto"/>
      </w:divBdr>
    </w:div>
    <w:div w:id="747462101">
      <w:bodyDiv w:val="1"/>
      <w:marLeft w:val="0"/>
      <w:marRight w:val="0"/>
      <w:marTop w:val="0"/>
      <w:marBottom w:val="0"/>
      <w:divBdr>
        <w:top w:val="none" w:sz="0" w:space="0" w:color="auto"/>
        <w:left w:val="none" w:sz="0" w:space="0" w:color="auto"/>
        <w:bottom w:val="none" w:sz="0" w:space="0" w:color="auto"/>
        <w:right w:val="none" w:sz="0" w:space="0" w:color="auto"/>
      </w:divBdr>
    </w:div>
    <w:div w:id="776367598">
      <w:bodyDiv w:val="1"/>
      <w:marLeft w:val="0"/>
      <w:marRight w:val="0"/>
      <w:marTop w:val="0"/>
      <w:marBottom w:val="0"/>
      <w:divBdr>
        <w:top w:val="none" w:sz="0" w:space="0" w:color="auto"/>
        <w:left w:val="none" w:sz="0" w:space="0" w:color="auto"/>
        <w:bottom w:val="none" w:sz="0" w:space="0" w:color="auto"/>
        <w:right w:val="none" w:sz="0" w:space="0" w:color="auto"/>
      </w:divBdr>
    </w:div>
    <w:div w:id="805508887">
      <w:bodyDiv w:val="1"/>
      <w:marLeft w:val="0"/>
      <w:marRight w:val="0"/>
      <w:marTop w:val="0"/>
      <w:marBottom w:val="0"/>
      <w:divBdr>
        <w:top w:val="none" w:sz="0" w:space="0" w:color="auto"/>
        <w:left w:val="none" w:sz="0" w:space="0" w:color="auto"/>
        <w:bottom w:val="none" w:sz="0" w:space="0" w:color="auto"/>
        <w:right w:val="none" w:sz="0" w:space="0" w:color="auto"/>
      </w:divBdr>
    </w:div>
    <w:div w:id="813716716">
      <w:bodyDiv w:val="1"/>
      <w:marLeft w:val="0"/>
      <w:marRight w:val="0"/>
      <w:marTop w:val="0"/>
      <w:marBottom w:val="0"/>
      <w:divBdr>
        <w:top w:val="none" w:sz="0" w:space="0" w:color="auto"/>
        <w:left w:val="none" w:sz="0" w:space="0" w:color="auto"/>
        <w:bottom w:val="none" w:sz="0" w:space="0" w:color="auto"/>
        <w:right w:val="none" w:sz="0" w:space="0" w:color="auto"/>
      </w:divBdr>
    </w:div>
    <w:div w:id="888222060">
      <w:bodyDiv w:val="1"/>
      <w:marLeft w:val="0"/>
      <w:marRight w:val="0"/>
      <w:marTop w:val="0"/>
      <w:marBottom w:val="0"/>
      <w:divBdr>
        <w:top w:val="none" w:sz="0" w:space="0" w:color="auto"/>
        <w:left w:val="none" w:sz="0" w:space="0" w:color="auto"/>
        <w:bottom w:val="none" w:sz="0" w:space="0" w:color="auto"/>
        <w:right w:val="none" w:sz="0" w:space="0" w:color="auto"/>
      </w:divBdr>
      <w:divsChild>
        <w:div w:id="9063187">
          <w:marLeft w:val="1080"/>
          <w:marRight w:val="0"/>
          <w:marTop w:val="100"/>
          <w:marBottom w:val="0"/>
          <w:divBdr>
            <w:top w:val="none" w:sz="0" w:space="0" w:color="auto"/>
            <w:left w:val="none" w:sz="0" w:space="0" w:color="auto"/>
            <w:bottom w:val="none" w:sz="0" w:space="0" w:color="auto"/>
            <w:right w:val="none" w:sz="0" w:space="0" w:color="auto"/>
          </w:divBdr>
        </w:div>
        <w:div w:id="284848227">
          <w:marLeft w:val="1080"/>
          <w:marRight w:val="0"/>
          <w:marTop w:val="100"/>
          <w:marBottom w:val="0"/>
          <w:divBdr>
            <w:top w:val="none" w:sz="0" w:space="0" w:color="auto"/>
            <w:left w:val="none" w:sz="0" w:space="0" w:color="auto"/>
            <w:bottom w:val="none" w:sz="0" w:space="0" w:color="auto"/>
            <w:right w:val="none" w:sz="0" w:space="0" w:color="auto"/>
          </w:divBdr>
        </w:div>
      </w:divsChild>
    </w:div>
    <w:div w:id="916130192">
      <w:bodyDiv w:val="1"/>
      <w:marLeft w:val="0"/>
      <w:marRight w:val="0"/>
      <w:marTop w:val="0"/>
      <w:marBottom w:val="0"/>
      <w:divBdr>
        <w:top w:val="none" w:sz="0" w:space="0" w:color="auto"/>
        <w:left w:val="none" w:sz="0" w:space="0" w:color="auto"/>
        <w:bottom w:val="none" w:sz="0" w:space="0" w:color="auto"/>
        <w:right w:val="none" w:sz="0" w:space="0" w:color="auto"/>
      </w:divBdr>
    </w:div>
    <w:div w:id="918637789">
      <w:bodyDiv w:val="1"/>
      <w:marLeft w:val="0"/>
      <w:marRight w:val="0"/>
      <w:marTop w:val="0"/>
      <w:marBottom w:val="0"/>
      <w:divBdr>
        <w:top w:val="none" w:sz="0" w:space="0" w:color="auto"/>
        <w:left w:val="none" w:sz="0" w:space="0" w:color="auto"/>
        <w:bottom w:val="none" w:sz="0" w:space="0" w:color="auto"/>
        <w:right w:val="none" w:sz="0" w:space="0" w:color="auto"/>
      </w:divBdr>
    </w:div>
    <w:div w:id="932589060">
      <w:bodyDiv w:val="1"/>
      <w:marLeft w:val="0"/>
      <w:marRight w:val="0"/>
      <w:marTop w:val="0"/>
      <w:marBottom w:val="0"/>
      <w:divBdr>
        <w:top w:val="none" w:sz="0" w:space="0" w:color="auto"/>
        <w:left w:val="none" w:sz="0" w:space="0" w:color="auto"/>
        <w:bottom w:val="none" w:sz="0" w:space="0" w:color="auto"/>
        <w:right w:val="none" w:sz="0" w:space="0" w:color="auto"/>
      </w:divBdr>
    </w:div>
    <w:div w:id="1014185254">
      <w:bodyDiv w:val="1"/>
      <w:marLeft w:val="0"/>
      <w:marRight w:val="0"/>
      <w:marTop w:val="0"/>
      <w:marBottom w:val="0"/>
      <w:divBdr>
        <w:top w:val="none" w:sz="0" w:space="0" w:color="auto"/>
        <w:left w:val="none" w:sz="0" w:space="0" w:color="auto"/>
        <w:bottom w:val="none" w:sz="0" w:space="0" w:color="auto"/>
        <w:right w:val="none" w:sz="0" w:space="0" w:color="auto"/>
      </w:divBdr>
    </w:div>
    <w:div w:id="1021007500">
      <w:bodyDiv w:val="1"/>
      <w:marLeft w:val="0"/>
      <w:marRight w:val="0"/>
      <w:marTop w:val="0"/>
      <w:marBottom w:val="0"/>
      <w:divBdr>
        <w:top w:val="none" w:sz="0" w:space="0" w:color="auto"/>
        <w:left w:val="none" w:sz="0" w:space="0" w:color="auto"/>
        <w:bottom w:val="none" w:sz="0" w:space="0" w:color="auto"/>
        <w:right w:val="none" w:sz="0" w:space="0" w:color="auto"/>
      </w:divBdr>
    </w:div>
    <w:div w:id="1034966363">
      <w:bodyDiv w:val="1"/>
      <w:marLeft w:val="0"/>
      <w:marRight w:val="0"/>
      <w:marTop w:val="0"/>
      <w:marBottom w:val="0"/>
      <w:divBdr>
        <w:top w:val="none" w:sz="0" w:space="0" w:color="auto"/>
        <w:left w:val="none" w:sz="0" w:space="0" w:color="auto"/>
        <w:bottom w:val="none" w:sz="0" w:space="0" w:color="auto"/>
        <w:right w:val="none" w:sz="0" w:space="0" w:color="auto"/>
      </w:divBdr>
      <w:divsChild>
        <w:div w:id="953513515">
          <w:marLeft w:val="288"/>
          <w:marRight w:val="0"/>
          <w:marTop w:val="0"/>
          <w:marBottom w:val="0"/>
          <w:divBdr>
            <w:top w:val="none" w:sz="0" w:space="0" w:color="auto"/>
            <w:left w:val="none" w:sz="0" w:space="0" w:color="auto"/>
            <w:bottom w:val="none" w:sz="0" w:space="0" w:color="auto"/>
            <w:right w:val="none" w:sz="0" w:space="0" w:color="auto"/>
          </w:divBdr>
        </w:div>
        <w:div w:id="1566260066">
          <w:marLeft w:val="288"/>
          <w:marRight w:val="0"/>
          <w:marTop w:val="0"/>
          <w:marBottom w:val="0"/>
          <w:divBdr>
            <w:top w:val="none" w:sz="0" w:space="0" w:color="auto"/>
            <w:left w:val="none" w:sz="0" w:space="0" w:color="auto"/>
            <w:bottom w:val="none" w:sz="0" w:space="0" w:color="auto"/>
            <w:right w:val="none" w:sz="0" w:space="0" w:color="auto"/>
          </w:divBdr>
        </w:div>
        <w:div w:id="1748766394">
          <w:marLeft w:val="288"/>
          <w:marRight w:val="0"/>
          <w:marTop w:val="0"/>
          <w:marBottom w:val="0"/>
          <w:divBdr>
            <w:top w:val="none" w:sz="0" w:space="0" w:color="auto"/>
            <w:left w:val="none" w:sz="0" w:space="0" w:color="auto"/>
            <w:bottom w:val="none" w:sz="0" w:space="0" w:color="auto"/>
            <w:right w:val="none" w:sz="0" w:space="0" w:color="auto"/>
          </w:divBdr>
        </w:div>
      </w:divsChild>
    </w:div>
    <w:div w:id="1105541893">
      <w:bodyDiv w:val="1"/>
      <w:marLeft w:val="0"/>
      <w:marRight w:val="0"/>
      <w:marTop w:val="0"/>
      <w:marBottom w:val="0"/>
      <w:divBdr>
        <w:top w:val="none" w:sz="0" w:space="0" w:color="auto"/>
        <w:left w:val="none" w:sz="0" w:space="0" w:color="auto"/>
        <w:bottom w:val="none" w:sz="0" w:space="0" w:color="auto"/>
        <w:right w:val="none" w:sz="0" w:space="0" w:color="auto"/>
      </w:divBdr>
    </w:div>
    <w:div w:id="1169976934">
      <w:bodyDiv w:val="1"/>
      <w:marLeft w:val="0"/>
      <w:marRight w:val="0"/>
      <w:marTop w:val="0"/>
      <w:marBottom w:val="0"/>
      <w:divBdr>
        <w:top w:val="none" w:sz="0" w:space="0" w:color="auto"/>
        <w:left w:val="none" w:sz="0" w:space="0" w:color="auto"/>
        <w:bottom w:val="none" w:sz="0" w:space="0" w:color="auto"/>
        <w:right w:val="none" w:sz="0" w:space="0" w:color="auto"/>
      </w:divBdr>
    </w:div>
    <w:div w:id="1197353113">
      <w:bodyDiv w:val="1"/>
      <w:marLeft w:val="0"/>
      <w:marRight w:val="0"/>
      <w:marTop w:val="0"/>
      <w:marBottom w:val="0"/>
      <w:divBdr>
        <w:top w:val="none" w:sz="0" w:space="0" w:color="auto"/>
        <w:left w:val="none" w:sz="0" w:space="0" w:color="auto"/>
        <w:bottom w:val="none" w:sz="0" w:space="0" w:color="auto"/>
        <w:right w:val="none" w:sz="0" w:space="0" w:color="auto"/>
      </w:divBdr>
    </w:div>
    <w:div w:id="1263881115">
      <w:bodyDiv w:val="1"/>
      <w:marLeft w:val="0"/>
      <w:marRight w:val="0"/>
      <w:marTop w:val="0"/>
      <w:marBottom w:val="0"/>
      <w:divBdr>
        <w:top w:val="none" w:sz="0" w:space="0" w:color="auto"/>
        <w:left w:val="none" w:sz="0" w:space="0" w:color="auto"/>
        <w:bottom w:val="none" w:sz="0" w:space="0" w:color="auto"/>
        <w:right w:val="none" w:sz="0" w:space="0" w:color="auto"/>
      </w:divBdr>
      <w:divsChild>
        <w:div w:id="70272926">
          <w:marLeft w:val="360"/>
          <w:marRight w:val="0"/>
          <w:marTop w:val="200"/>
          <w:marBottom w:val="0"/>
          <w:divBdr>
            <w:top w:val="none" w:sz="0" w:space="0" w:color="auto"/>
            <w:left w:val="none" w:sz="0" w:space="0" w:color="auto"/>
            <w:bottom w:val="none" w:sz="0" w:space="0" w:color="auto"/>
            <w:right w:val="none" w:sz="0" w:space="0" w:color="auto"/>
          </w:divBdr>
        </w:div>
        <w:div w:id="946737744">
          <w:marLeft w:val="360"/>
          <w:marRight w:val="0"/>
          <w:marTop w:val="200"/>
          <w:marBottom w:val="0"/>
          <w:divBdr>
            <w:top w:val="none" w:sz="0" w:space="0" w:color="auto"/>
            <w:left w:val="none" w:sz="0" w:space="0" w:color="auto"/>
            <w:bottom w:val="none" w:sz="0" w:space="0" w:color="auto"/>
            <w:right w:val="none" w:sz="0" w:space="0" w:color="auto"/>
          </w:divBdr>
        </w:div>
        <w:div w:id="995308082">
          <w:marLeft w:val="360"/>
          <w:marRight w:val="0"/>
          <w:marTop w:val="200"/>
          <w:marBottom w:val="0"/>
          <w:divBdr>
            <w:top w:val="none" w:sz="0" w:space="0" w:color="auto"/>
            <w:left w:val="none" w:sz="0" w:space="0" w:color="auto"/>
            <w:bottom w:val="none" w:sz="0" w:space="0" w:color="auto"/>
            <w:right w:val="none" w:sz="0" w:space="0" w:color="auto"/>
          </w:divBdr>
        </w:div>
        <w:div w:id="1025788137">
          <w:marLeft w:val="1080"/>
          <w:marRight w:val="0"/>
          <w:marTop w:val="100"/>
          <w:marBottom w:val="0"/>
          <w:divBdr>
            <w:top w:val="none" w:sz="0" w:space="0" w:color="auto"/>
            <w:left w:val="none" w:sz="0" w:space="0" w:color="auto"/>
            <w:bottom w:val="none" w:sz="0" w:space="0" w:color="auto"/>
            <w:right w:val="none" w:sz="0" w:space="0" w:color="auto"/>
          </w:divBdr>
        </w:div>
        <w:div w:id="1185243435">
          <w:marLeft w:val="360"/>
          <w:marRight w:val="0"/>
          <w:marTop w:val="200"/>
          <w:marBottom w:val="0"/>
          <w:divBdr>
            <w:top w:val="none" w:sz="0" w:space="0" w:color="auto"/>
            <w:left w:val="none" w:sz="0" w:space="0" w:color="auto"/>
            <w:bottom w:val="none" w:sz="0" w:space="0" w:color="auto"/>
            <w:right w:val="none" w:sz="0" w:space="0" w:color="auto"/>
          </w:divBdr>
        </w:div>
        <w:div w:id="1249533677">
          <w:marLeft w:val="360"/>
          <w:marRight w:val="0"/>
          <w:marTop w:val="200"/>
          <w:marBottom w:val="0"/>
          <w:divBdr>
            <w:top w:val="none" w:sz="0" w:space="0" w:color="auto"/>
            <w:left w:val="none" w:sz="0" w:space="0" w:color="auto"/>
            <w:bottom w:val="none" w:sz="0" w:space="0" w:color="auto"/>
            <w:right w:val="none" w:sz="0" w:space="0" w:color="auto"/>
          </w:divBdr>
        </w:div>
        <w:div w:id="1295409309">
          <w:marLeft w:val="1080"/>
          <w:marRight w:val="0"/>
          <w:marTop w:val="100"/>
          <w:marBottom w:val="0"/>
          <w:divBdr>
            <w:top w:val="none" w:sz="0" w:space="0" w:color="auto"/>
            <w:left w:val="none" w:sz="0" w:space="0" w:color="auto"/>
            <w:bottom w:val="none" w:sz="0" w:space="0" w:color="auto"/>
            <w:right w:val="none" w:sz="0" w:space="0" w:color="auto"/>
          </w:divBdr>
        </w:div>
        <w:div w:id="1319991485">
          <w:marLeft w:val="1080"/>
          <w:marRight w:val="0"/>
          <w:marTop w:val="100"/>
          <w:marBottom w:val="0"/>
          <w:divBdr>
            <w:top w:val="none" w:sz="0" w:space="0" w:color="auto"/>
            <w:left w:val="none" w:sz="0" w:space="0" w:color="auto"/>
            <w:bottom w:val="none" w:sz="0" w:space="0" w:color="auto"/>
            <w:right w:val="none" w:sz="0" w:space="0" w:color="auto"/>
          </w:divBdr>
        </w:div>
      </w:divsChild>
    </w:div>
    <w:div w:id="1278759298">
      <w:bodyDiv w:val="1"/>
      <w:marLeft w:val="0"/>
      <w:marRight w:val="0"/>
      <w:marTop w:val="0"/>
      <w:marBottom w:val="0"/>
      <w:divBdr>
        <w:top w:val="none" w:sz="0" w:space="0" w:color="auto"/>
        <w:left w:val="none" w:sz="0" w:space="0" w:color="auto"/>
        <w:bottom w:val="none" w:sz="0" w:space="0" w:color="auto"/>
        <w:right w:val="none" w:sz="0" w:space="0" w:color="auto"/>
      </w:divBdr>
    </w:div>
    <w:div w:id="1320184356">
      <w:bodyDiv w:val="1"/>
      <w:marLeft w:val="0"/>
      <w:marRight w:val="0"/>
      <w:marTop w:val="0"/>
      <w:marBottom w:val="0"/>
      <w:divBdr>
        <w:top w:val="none" w:sz="0" w:space="0" w:color="auto"/>
        <w:left w:val="none" w:sz="0" w:space="0" w:color="auto"/>
        <w:bottom w:val="none" w:sz="0" w:space="0" w:color="auto"/>
        <w:right w:val="none" w:sz="0" w:space="0" w:color="auto"/>
      </w:divBdr>
    </w:div>
    <w:div w:id="1337996498">
      <w:bodyDiv w:val="1"/>
      <w:marLeft w:val="0"/>
      <w:marRight w:val="0"/>
      <w:marTop w:val="0"/>
      <w:marBottom w:val="0"/>
      <w:divBdr>
        <w:top w:val="none" w:sz="0" w:space="0" w:color="auto"/>
        <w:left w:val="none" w:sz="0" w:space="0" w:color="auto"/>
        <w:bottom w:val="none" w:sz="0" w:space="0" w:color="auto"/>
        <w:right w:val="none" w:sz="0" w:space="0" w:color="auto"/>
      </w:divBdr>
    </w:div>
    <w:div w:id="1354765554">
      <w:bodyDiv w:val="1"/>
      <w:marLeft w:val="0"/>
      <w:marRight w:val="0"/>
      <w:marTop w:val="0"/>
      <w:marBottom w:val="0"/>
      <w:divBdr>
        <w:top w:val="none" w:sz="0" w:space="0" w:color="auto"/>
        <w:left w:val="none" w:sz="0" w:space="0" w:color="auto"/>
        <w:bottom w:val="none" w:sz="0" w:space="0" w:color="auto"/>
        <w:right w:val="none" w:sz="0" w:space="0" w:color="auto"/>
      </w:divBdr>
    </w:div>
    <w:div w:id="1361202574">
      <w:bodyDiv w:val="1"/>
      <w:marLeft w:val="0"/>
      <w:marRight w:val="0"/>
      <w:marTop w:val="0"/>
      <w:marBottom w:val="0"/>
      <w:divBdr>
        <w:top w:val="none" w:sz="0" w:space="0" w:color="auto"/>
        <w:left w:val="none" w:sz="0" w:space="0" w:color="auto"/>
        <w:bottom w:val="none" w:sz="0" w:space="0" w:color="auto"/>
        <w:right w:val="none" w:sz="0" w:space="0" w:color="auto"/>
      </w:divBdr>
    </w:div>
    <w:div w:id="1386025839">
      <w:bodyDiv w:val="1"/>
      <w:marLeft w:val="0"/>
      <w:marRight w:val="0"/>
      <w:marTop w:val="0"/>
      <w:marBottom w:val="0"/>
      <w:divBdr>
        <w:top w:val="none" w:sz="0" w:space="0" w:color="auto"/>
        <w:left w:val="none" w:sz="0" w:space="0" w:color="auto"/>
        <w:bottom w:val="none" w:sz="0" w:space="0" w:color="auto"/>
        <w:right w:val="none" w:sz="0" w:space="0" w:color="auto"/>
      </w:divBdr>
    </w:div>
    <w:div w:id="1398285959">
      <w:bodyDiv w:val="1"/>
      <w:marLeft w:val="0"/>
      <w:marRight w:val="0"/>
      <w:marTop w:val="0"/>
      <w:marBottom w:val="0"/>
      <w:divBdr>
        <w:top w:val="none" w:sz="0" w:space="0" w:color="auto"/>
        <w:left w:val="none" w:sz="0" w:space="0" w:color="auto"/>
        <w:bottom w:val="none" w:sz="0" w:space="0" w:color="auto"/>
        <w:right w:val="none" w:sz="0" w:space="0" w:color="auto"/>
      </w:divBdr>
      <w:divsChild>
        <w:div w:id="186801099">
          <w:marLeft w:val="634"/>
          <w:marRight w:val="0"/>
          <w:marTop w:val="200"/>
          <w:marBottom w:val="0"/>
          <w:divBdr>
            <w:top w:val="none" w:sz="0" w:space="0" w:color="auto"/>
            <w:left w:val="none" w:sz="0" w:space="0" w:color="auto"/>
            <w:bottom w:val="none" w:sz="0" w:space="0" w:color="auto"/>
            <w:right w:val="none" w:sz="0" w:space="0" w:color="auto"/>
          </w:divBdr>
        </w:div>
        <w:div w:id="210387669">
          <w:marLeft w:val="2074"/>
          <w:marRight w:val="0"/>
          <w:marTop w:val="100"/>
          <w:marBottom w:val="0"/>
          <w:divBdr>
            <w:top w:val="none" w:sz="0" w:space="0" w:color="auto"/>
            <w:left w:val="none" w:sz="0" w:space="0" w:color="auto"/>
            <w:bottom w:val="none" w:sz="0" w:space="0" w:color="auto"/>
            <w:right w:val="none" w:sz="0" w:space="0" w:color="auto"/>
          </w:divBdr>
        </w:div>
        <w:div w:id="261644091">
          <w:marLeft w:val="2074"/>
          <w:marRight w:val="0"/>
          <w:marTop w:val="100"/>
          <w:marBottom w:val="0"/>
          <w:divBdr>
            <w:top w:val="none" w:sz="0" w:space="0" w:color="auto"/>
            <w:left w:val="none" w:sz="0" w:space="0" w:color="auto"/>
            <w:bottom w:val="none" w:sz="0" w:space="0" w:color="auto"/>
            <w:right w:val="none" w:sz="0" w:space="0" w:color="auto"/>
          </w:divBdr>
        </w:div>
        <w:div w:id="280307140">
          <w:marLeft w:val="634"/>
          <w:marRight w:val="0"/>
          <w:marTop w:val="200"/>
          <w:marBottom w:val="0"/>
          <w:divBdr>
            <w:top w:val="none" w:sz="0" w:space="0" w:color="auto"/>
            <w:left w:val="none" w:sz="0" w:space="0" w:color="auto"/>
            <w:bottom w:val="none" w:sz="0" w:space="0" w:color="auto"/>
            <w:right w:val="none" w:sz="0" w:space="0" w:color="auto"/>
          </w:divBdr>
        </w:div>
        <w:div w:id="440539713">
          <w:marLeft w:val="634"/>
          <w:marRight w:val="0"/>
          <w:marTop w:val="200"/>
          <w:marBottom w:val="0"/>
          <w:divBdr>
            <w:top w:val="none" w:sz="0" w:space="0" w:color="auto"/>
            <w:left w:val="none" w:sz="0" w:space="0" w:color="auto"/>
            <w:bottom w:val="none" w:sz="0" w:space="0" w:color="auto"/>
            <w:right w:val="none" w:sz="0" w:space="0" w:color="auto"/>
          </w:divBdr>
        </w:div>
        <w:div w:id="577519906">
          <w:marLeft w:val="2074"/>
          <w:marRight w:val="0"/>
          <w:marTop w:val="100"/>
          <w:marBottom w:val="0"/>
          <w:divBdr>
            <w:top w:val="none" w:sz="0" w:space="0" w:color="auto"/>
            <w:left w:val="none" w:sz="0" w:space="0" w:color="auto"/>
            <w:bottom w:val="none" w:sz="0" w:space="0" w:color="auto"/>
            <w:right w:val="none" w:sz="0" w:space="0" w:color="auto"/>
          </w:divBdr>
        </w:div>
        <w:div w:id="585772313">
          <w:marLeft w:val="1354"/>
          <w:marRight w:val="0"/>
          <w:marTop w:val="100"/>
          <w:marBottom w:val="0"/>
          <w:divBdr>
            <w:top w:val="none" w:sz="0" w:space="0" w:color="auto"/>
            <w:left w:val="none" w:sz="0" w:space="0" w:color="auto"/>
            <w:bottom w:val="none" w:sz="0" w:space="0" w:color="auto"/>
            <w:right w:val="none" w:sz="0" w:space="0" w:color="auto"/>
          </w:divBdr>
        </w:div>
        <w:div w:id="1022780374">
          <w:marLeft w:val="2074"/>
          <w:marRight w:val="0"/>
          <w:marTop w:val="100"/>
          <w:marBottom w:val="0"/>
          <w:divBdr>
            <w:top w:val="none" w:sz="0" w:space="0" w:color="auto"/>
            <w:left w:val="none" w:sz="0" w:space="0" w:color="auto"/>
            <w:bottom w:val="none" w:sz="0" w:space="0" w:color="auto"/>
            <w:right w:val="none" w:sz="0" w:space="0" w:color="auto"/>
          </w:divBdr>
        </w:div>
        <w:div w:id="1197424350">
          <w:marLeft w:val="634"/>
          <w:marRight w:val="0"/>
          <w:marTop w:val="200"/>
          <w:marBottom w:val="0"/>
          <w:divBdr>
            <w:top w:val="none" w:sz="0" w:space="0" w:color="auto"/>
            <w:left w:val="none" w:sz="0" w:space="0" w:color="auto"/>
            <w:bottom w:val="none" w:sz="0" w:space="0" w:color="auto"/>
            <w:right w:val="none" w:sz="0" w:space="0" w:color="auto"/>
          </w:divBdr>
        </w:div>
        <w:div w:id="1416317234">
          <w:marLeft w:val="634"/>
          <w:marRight w:val="0"/>
          <w:marTop w:val="200"/>
          <w:marBottom w:val="0"/>
          <w:divBdr>
            <w:top w:val="none" w:sz="0" w:space="0" w:color="auto"/>
            <w:left w:val="none" w:sz="0" w:space="0" w:color="auto"/>
            <w:bottom w:val="none" w:sz="0" w:space="0" w:color="auto"/>
            <w:right w:val="none" w:sz="0" w:space="0" w:color="auto"/>
          </w:divBdr>
        </w:div>
        <w:div w:id="1445882512">
          <w:marLeft w:val="1354"/>
          <w:marRight w:val="0"/>
          <w:marTop w:val="100"/>
          <w:marBottom w:val="0"/>
          <w:divBdr>
            <w:top w:val="none" w:sz="0" w:space="0" w:color="auto"/>
            <w:left w:val="none" w:sz="0" w:space="0" w:color="auto"/>
            <w:bottom w:val="none" w:sz="0" w:space="0" w:color="auto"/>
            <w:right w:val="none" w:sz="0" w:space="0" w:color="auto"/>
          </w:divBdr>
        </w:div>
        <w:div w:id="1633828369">
          <w:marLeft w:val="1354"/>
          <w:marRight w:val="0"/>
          <w:marTop w:val="100"/>
          <w:marBottom w:val="0"/>
          <w:divBdr>
            <w:top w:val="none" w:sz="0" w:space="0" w:color="auto"/>
            <w:left w:val="none" w:sz="0" w:space="0" w:color="auto"/>
            <w:bottom w:val="none" w:sz="0" w:space="0" w:color="auto"/>
            <w:right w:val="none" w:sz="0" w:space="0" w:color="auto"/>
          </w:divBdr>
        </w:div>
        <w:div w:id="1855876502">
          <w:marLeft w:val="2074"/>
          <w:marRight w:val="0"/>
          <w:marTop w:val="100"/>
          <w:marBottom w:val="0"/>
          <w:divBdr>
            <w:top w:val="none" w:sz="0" w:space="0" w:color="auto"/>
            <w:left w:val="none" w:sz="0" w:space="0" w:color="auto"/>
            <w:bottom w:val="none" w:sz="0" w:space="0" w:color="auto"/>
            <w:right w:val="none" w:sz="0" w:space="0" w:color="auto"/>
          </w:divBdr>
        </w:div>
      </w:divsChild>
    </w:div>
    <w:div w:id="1406605998">
      <w:bodyDiv w:val="1"/>
      <w:marLeft w:val="0"/>
      <w:marRight w:val="0"/>
      <w:marTop w:val="0"/>
      <w:marBottom w:val="0"/>
      <w:divBdr>
        <w:top w:val="none" w:sz="0" w:space="0" w:color="auto"/>
        <w:left w:val="none" w:sz="0" w:space="0" w:color="auto"/>
        <w:bottom w:val="none" w:sz="0" w:space="0" w:color="auto"/>
        <w:right w:val="none" w:sz="0" w:space="0" w:color="auto"/>
      </w:divBdr>
    </w:div>
    <w:div w:id="1419401997">
      <w:bodyDiv w:val="1"/>
      <w:marLeft w:val="0"/>
      <w:marRight w:val="0"/>
      <w:marTop w:val="0"/>
      <w:marBottom w:val="0"/>
      <w:divBdr>
        <w:top w:val="none" w:sz="0" w:space="0" w:color="auto"/>
        <w:left w:val="none" w:sz="0" w:space="0" w:color="auto"/>
        <w:bottom w:val="none" w:sz="0" w:space="0" w:color="auto"/>
        <w:right w:val="none" w:sz="0" w:space="0" w:color="auto"/>
      </w:divBdr>
    </w:div>
    <w:div w:id="1445729364">
      <w:bodyDiv w:val="1"/>
      <w:marLeft w:val="0"/>
      <w:marRight w:val="0"/>
      <w:marTop w:val="0"/>
      <w:marBottom w:val="0"/>
      <w:divBdr>
        <w:top w:val="none" w:sz="0" w:space="0" w:color="auto"/>
        <w:left w:val="none" w:sz="0" w:space="0" w:color="auto"/>
        <w:bottom w:val="none" w:sz="0" w:space="0" w:color="auto"/>
        <w:right w:val="none" w:sz="0" w:space="0" w:color="auto"/>
      </w:divBdr>
    </w:div>
    <w:div w:id="1476798505">
      <w:bodyDiv w:val="1"/>
      <w:marLeft w:val="0"/>
      <w:marRight w:val="0"/>
      <w:marTop w:val="0"/>
      <w:marBottom w:val="0"/>
      <w:divBdr>
        <w:top w:val="none" w:sz="0" w:space="0" w:color="auto"/>
        <w:left w:val="none" w:sz="0" w:space="0" w:color="auto"/>
        <w:bottom w:val="none" w:sz="0" w:space="0" w:color="auto"/>
        <w:right w:val="none" w:sz="0" w:space="0" w:color="auto"/>
      </w:divBdr>
    </w:div>
    <w:div w:id="1528520275">
      <w:bodyDiv w:val="1"/>
      <w:marLeft w:val="0"/>
      <w:marRight w:val="0"/>
      <w:marTop w:val="0"/>
      <w:marBottom w:val="0"/>
      <w:divBdr>
        <w:top w:val="none" w:sz="0" w:space="0" w:color="auto"/>
        <w:left w:val="none" w:sz="0" w:space="0" w:color="auto"/>
        <w:bottom w:val="none" w:sz="0" w:space="0" w:color="auto"/>
        <w:right w:val="none" w:sz="0" w:space="0" w:color="auto"/>
      </w:divBdr>
      <w:divsChild>
        <w:div w:id="254245489">
          <w:marLeft w:val="619"/>
          <w:marRight w:val="0"/>
          <w:marTop w:val="0"/>
          <w:marBottom w:val="0"/>
          <w:divBdr>
            <w:top w:val="none" w:sz="0" w:space="0" w:color="auto"/>
            <w:left w:val="none" w:sz="0" w:space="0" w:color="auto"/>
            <w:bottom w:val="none" w:sz="0" w:space="0" w:color="auto"/>
            <w:right w:val="none" w:sz="0" w:space="0" w:color="auto"/>
          </w:divBdr>
        </w:div>
        <w:div w:id="339936089">
          <w:marLeft w:val="619"/>
          <w:marRight w:val="0"/>
          <w:marTop w:val="0"/>
          <w:marBottom w:val="0"/>
          <w:divBdr>
            <w:top w:val="none" w:sz="0" w:space="0" w:color="auto"/>
            <w:left w:val="none" w:sz="0" w:space="0" w:color="auto"/>
            <w:bottom w:val="none" w:sz="0" w:space="0" w:color="auto"/>
            <w:right w:val="none" w:sz="0" w:space="0" w:color="auto"/>
          </w:divBdr>
        </w:div>
        <w:div w:id="453210583">
          <w:marLeft w:val="619"/>
          <w:marRight w:val="0"/>
          <w:marTop w:val="0"/>
          <w:marBottom w:val="0"/>
          <w:divBdr>
            <w:top w:val="none" w:sz="0" w:space="0" w:color="auto"/>
            <w:left w:val="none" w:sz="0" w:space="0" w:color="auto"/>
            <w:bottom w:val="none" w:sz="0" w:space="0" w:color="auto"/>
            <w:right w:val="none" w:sz="0" w:space="0" w:color="auto"/>
          </w:divBdr>
        </w:div>
        <w:div w:id="526453308">
          <w:marLeft w:val="619"/>
          <w:marRight w:val="0"/>
          <w:marTop w:val="0"/>
          <w:marBottom w:val="0"/>
          <w:divBdr>
            <w:top w:val="none" w:sz="0" w:space="0" w:color="auto"/>
            <w:left w:val="none" w:sz="0" w:space="0" w:color="auto"/>
            <w:bottom w:val="none" w:sz="0" w:space="0" w:color="auto"/>
            <w:right w:val="none" w:sz="0" w:space="0" w:color="auto"/>
          </w:divBdr>
        </w:div>
        <w:div w:id="762262034">
          <w:marLeft w:val="619"/>
          <w:marRight w:val="0"/>
          <w:marTop w:val="0"/>
          <w:marBottom w:val="0"/>
          <w:divBdr>
            <w:top w:val="none" w:sz="0" w:space="0" w:color="auto"/>
            <w:left w:val="none" w:sz="0" w:space="0" w:color="auto"/>
            <w:bottom w:val="none" w:sz="0" w:space="0" w:color="auto"/>
            <w:right w:val="none" w:sz="0" w:space="0" w:color="auto"/>
          </w:divBdr>
        </w:div>
        <w:div w:id="1445612572">
          <w:marLeft w:val="619"/>
          <w:marRight w:val="0"/>
          <w:marTop w:val="0"/>
          <w:marBottom w:val="0"/>
          <w:divBdr>
            <w:top w:val="none" w:sz="0" w:space="0" w:color="auto"/>
            <w:left w:val="none" w:sz="0" w:space="0" w:color="auto"/>
            <w:bottom w:val="none" w:sz="0" w:space="0" w:color="auto"/>
            <w:right w:val="none" w:sz="0" w:space="0" w:color="auto"/>
          </w:divBdr>
        </w:div>
        <w:div w:id="1542136172">
          <w:marLeft w:val="619"/>
          <w:marRight w:val="0"/>
          <w:marTop w:val="0"/>
          <w:marBottom w:val="0"/>
          <w:divBdr>
            <w:top w:val="none" w:sz="0" w:space="0" w:color="auto"/>
            <w:left w:val="none" w:sz="0" w:space="0" w:color="auto"/>
            <w:bottom w:val="none" w:sz="0" w:space="0" w:color="auto"/>
            <w:right w:val="none" w:sz="0" w:space="0" w:color="auto"/>
          </w:divBdr>
        </w:div>
        <w:div w:id="1863745485">
          <w:marLeft w:val="619"/>
          <w:marRight w:val="0"/>
          <w:marTop w:val="0"/>
          <w:marBottom w:val="0"/>
          <w:divBdr>
            <w:top w:val="none" w:sz="0" w:space="0" w:color="auto"/>
            <w:left w:val="none" w:sz="0" w:space="0" w:color="auto"/>
            <w:bottom w:val="none" w:sz="0" w:space="0" w:color="auto"/>
            <w:right w:val="none" w:sz="0" w:space="0" w:color="auto"/>
          </w:divBdr>
        </w:div>
        <w:div w:id="2105883745">
          <w:marLeft w:val="619"/>
          <w:marRight w:val="0"/>
          <w:marTop w:val="0"/>
          <w:marBottom w:val="0"/>
          <w:divBdr>
            <w:top w:val="none" w:sz="0" w:space="0" w:color="auto"/>
            <w:left w:val="none" w:sz="0" w:space="0" w:color="auto"/>
            <w:bottom w:val="none" w:sz="0" w:space="0" w:color="auto"/>
            <w:right w:val="none" w:sz="0" w:space="0" w:color="auto"/>
          </w:divBdr>
        </w:div>
      </w:divsChild>
    </w:div>
    <w:div w:id="1533417040">
      <w:bodyDiv w:val="1"/>
      <w:marLeft w:val="0"/>
      <w:marRight w:val="0"/>
      <w:marTop w:val="0"/>
      <w:marBottom w:val="0"/>
      <w:divBdr>
        <w:top w:val="none" w:sz="0" w:space="0" w:color="auto"/>
        <w:left w:val="none" w:sz="0" w:space="0" w:color="auto"/>
        <w:bottom w:val="none" w:sz="0" w:space="0" w:color="auto"/>
        <w:right w:val="none" w:sz="0" w:space="0" w:color="auto"/>
      </w:divBdr>
      <w:divsChild>
        <w:div w:id="847789853">
          <w:marLeft w:val="360"/>
          <w:marRight w:val="0"/>
          <w:marTop w:val="200"/>
          <w:marBottom w:val="0"/>
          <w:divBdr>
            <w:top w:val="none" w:sz="0" w:space="0" w:color="auto"/>
            <w:left w:val="none" w:sz="0" w:space="0" w:color="auto"/>
            <w:bottom w:val="none" w:sz="0" w:space="0" w:color="auto"/>
            <w:right w:val="none" w:sz="0" w:space="0" w:color="auto"/>
          </w:divBdr>
        </w:div>
        <w:div w:id="1176844368">
          <w:marLeft w:val="360"/>
          <w:marRight w:val="0"/>
          <w:marTop w:val="200"/>
          <w:marBottom w:val="0"/>
          <w:divBdr>
            <w:top w:val="none" w:sz="0" w:space="0" w:color="auto"/>
            <w:left w:val="none" w:sz="0" w:space="0" w:color="auto"/>
            <w:bottom w:val="none" w:sz="0" w:space="0" w:color="auto"/>
            <w:right w:val="none" w:sz="0" w:space="0" w:color="auto"/>
          </w:divBdr>
        </w:div>
        <w:div w:id="1339236860">
          <w:marLeft w:val="360"/>
          <w:marRight w:val="0"/>
          <w:marTop w:val="200"/>
          <w:marBottom w:val="0"/>
          <w:divBdr>
            <w:top w:val="none" w:sz="0" w:space="0" w:color="auto"/>
            <w:left w:val="none" w:sz="0" w:space="0" w:color="auto"/>
            <w:bottom w:val="none" w:sz="0" w:space="0" w:color="auto"/>
            <w:right w:val="none" w:sz="0" w:space="0" w:color="auto"/>
          </w:divBdr>
        </w:div>
      </w:divsChild>
    </w:div>
    <w:div w:id="1576208987">
      <w:bodyDiv w:val="1"/>
      <w:marLeft w:val="0"/>
      <w:marRight w:val="0"/>
      <w:marTop w:val="0"/>
      <w:marBottom w:val="0"/>
      <w:divBdr>
        <w:top w:val="none" w:sz="0" w:space="0" w:color="auto"/>
        <w:left w:val="none" w:sz="0" w:space="0" w:color="auto"/>
        <w:bottom w:val="none" w:sz="0" w:space="0" w:color="auto"/>
        <w:right w:val="none" w:sz="0" w:space="0" w:color="auto"/>
      </w:divBdr>
    </w:div>
    <w:div w:id="1576935980">
      <w:bodyDiv w:val="1"/>
      <w:marLeft w:val="0"/>
      <w:marRight w:val="0"/>
      <w:marTop w:val="0"/>
      <w:marBottom w:val="0"/>
      <w:divBdr>
        <w:top w:val="none" w:sz="0" w:space="0" w:color="auto"/>
        <w:left w:val="none" w:sz="0" w:space="0" w:color="auto"/>
        <w:bottom w:val="none" w:sz="0" w:space="0" w:color="auto"/>
        <w:right w:val="none" w:sz="0" w:space="0" w:color="auto"/>
      </w:divBdr>
      <w:divsChild>
        <w:div w:id="182135189">
          <w:marLeft w:val="360"/>
          <w:marRight w:val="0"/>
          <w:marTop w:val="200"/>
          <w:marBottom w:val="0"/>
          <w:divBdr>
            <w:top w:val="none" w:sz="0" w:space="0" w:color="auto"/>
            <w:left w:val="none" w:sz="0" w:space="0" w:color="auto"/>
            <w:bottom w:val="none" w:sz="0" w:space="0" w:color="auto"/>
            <w:right w:val="none" w:sz="0" w:space="0" w:color="auto"/>
          </w:divBdr>
        </w:div>
        <w:div w:id="924999569">
          <w:marLeft w:val="360"/>
          <w:marRight w:val="0"/>
          <w:marTop w:val="200"/>
          <w:marBottom w:val="0"/>
          <w:divBdr>
            <w:top w:val="none" w:sz="0" w:space="0" w:color="auto"/>
            <w:left w:val="none" w:sz="0" w:space="0" w:color="auto"/>
            <w:bottom w:val="none" w:sz="0" w:space="0" w:color="auto"/>
            <w:right w:val="none" w:sz="0" w:space="0" w:color="auto"/>
          </w:divBdr>
        </w:div>
        <w:div w:id="1145663661">
          <w:marLeft w:val="360"/>
          <w:marRight w:val="0"/>
          <w:marTop w:val="200"/>
          <w:marBottom w:val="0"/>
          <w:divBdr>
            <w:top w:val="none" w:sz="0" w:space="0" w:color="auto"/>
            <w:left w:val="none" w:sz="0" w:space="0" w:color="auto"/>
            <w:bottom w:val="none" w:sz="0" w:space="0" w:color="auto"/>
            <w:right w:val="none" w:sz="0" w:space="0" w:color="auto"/>
          </w:divBdr>
        </w:div>
        <w:div w:id="1974019053">
          <w:marLeft w:val="360"/>
          <w:marRight w:val="0"/>
          <w:marTop w:val="200"/>
          <w:marBottom w:val="0"/>
          <w:divBdr>
            <w:top w:val="none" w:sz="0" w:space="0" w:color="auto"/>
            <w:left w:val="none" w:sz="0" w:space="0" w:color="auto"/>
            <w:bottom w:val="none" w:sz="0" w:space="0" w:color="auto"/>
            <w:right w:val="none" w:sz="0" w:space="0" w:color="auto"/>
          </w:divBdr>
        </w:div>
        <w:div w:id="2145194548">
          <w:marLeft w:val="360"/>
          <w:marRight w:val="0"/>
          <w:marTop w:val="200"/>
          <w:marBottom w:val="0"/>
          <w:divBdr>
            <w:top w:val="none" w:sz="0" w:space="0" w:color="auto"/>
            <w:left w:val="none" w:sz="0" w:space="0" w:color="auto"/>
            <w:bottom w:val="none" w:sz="0" w:space="0" w:color="auto"/>
            <w:right w:val="none" w:sz="0" w:space="0" w:color="auto"/>
          </w:divBdr>
        </w:div>
      </w:divsChild>
    </w:div>
    <w:div w:id="1605577050">
      <w:bodyDiv w:val="1"/>
      <w:marLeft w:val="0"/>
      <w:marRight w:val="0"/>
      <w:marTop w:val="0"/>
      <w:marBottom w:val="0"/>
      <w:divBdr>
        <w:top w:val="none" w:sz="0" w:space="0" w:color="auto"/>
        <w:left w:val="none" w:sz="0" w:space="0" w:color="auto"/>
        <w:bottom w:val="none" w:sz="0" w:space="0" w:color="auto"/>
        <w:right w:val="none" w:sz="0" w:space="0" w:color="auto"/>
      </w:divBdr>
    </w:div>
    <w:div w:id="1612780298">
      <w:bodyDiv w:val="1"/>
      <w:marLeft w:val="0"/>
      <w:marRight w:val="0"/>
      <w:marTop w:val="0"/>
      <w:marBottom w:val="0"/>
      <w:divBdr>
        <w:top w:val="none" w:sz="0" w:space="0" w:color="auto"/>
        <w:left w:val="none" w:sz="0" w:space="0" w:color="auto"/>
        <w:bottom w:val="none" w:sz="0" w:space="0" w:color="auto"/>
        <w:right w:val="none" w:sz="0" w:space="0" w:color="auto"/>
      </w:divBdr>
      <w:divsChild>
        <w:div w:id="949702149">
          <w:marLeft w:val="360"/>
          <w:marRight w:val="0"/>
          <w:marTop w:val="200"/>
          <w:marBottom w:val="0"/>
          <w:divBdr>
            <w:top w:val="none" w:sz="0" w:space="0" w:color="auto"/>
            <w:left w:val="none" w:sz="0" w:space="0" w:color="auto"/>
            <w:bottom w:val="none" w:sz="0" w:space="0" w:color="auto"/>
            <w:right w:val="none" w:sz="0" w:space="0" w:color="auto"/>
          </w:divBdr>
        </w:div>
        <w:div w:id="1976137972">
          <w:marLeft w:val="360"/>
          <w:marRight w:val="0"/>
          <w:marTop w:val="200"/>
          <w:marBottom w:val="0"/>
          <w:divBdr>
            <w:top w:val="none" w:sz="0" w:space="0" w:color="auto"/>
            <w:left w:val="none" w:sz="0" w:space="0" w:color="auto"/>
            <w:bottom w:val="none" w:sz="0" w:space="0" w:color="auto"/>
            <w:right w:val="none" w:sz="0" w:space="0" w:color="auto"/>
          </w:divBdr>
        </w:div>
      </w:divsChild>
    </w:div>
    <w:div w:id="1643726747">
      <w:bodyDiv w:val="1"/>
      <w:marLeft w:val="0"/>
      <w:marRight w:val="0"/>
      <w:marTop w:val="0"/>
      <w:marBottom w:val="0"/>
      <w:divBdr>
        <w:top w:val="none" w:sz="0" w:space="0" w:color="auto"/>
        <w:left w:val="none" w:sz="0" w:space="0" w:color="auto"/>
        <w:bottom w:val="none" w:sz="0" w:space="0" w:color="auto"/>
        <w:right w:val="none" w:sz="0" w:space="0" w:color="auto"/>
      </w:divBdr>
    </w:div>
    <w:div w:id="1686053360">
      <w:bodyDiv w:val="1"/>
      <w:marLeft w:val="0"/>
      <w:marRight w:val="0"/>
      <w:marTop w:val="0"/>
      <w:marBottom w:val="0"/>
      <w:divBdr>
        <w:top w:val="none" w:sz="0" w:space="0" w:color="auto"/>
        <w:left w:val="none" w:sz="0" w:space="0" w:color="auto"/>
        <w:bottom w:val="none" w:sz="0" w:space="0" w:color="auto"/>
        <w:right w:val="none" w:sz="0" w:space="0" w:color="auto"/>
      </w:divBdr>
    </w:div>
    <w:div w:id="1821723764">
      <w:bodyDiv w:val="1"/>
      <w:marLeft w:val="0"/>
      <w:marRight w:val="0"/>
      <w:marTop w:val="0"/>
      <w:marBottom w:val="0"/>
      <w:divBdr>
        <w:top w:val="none" w:sz="0" w:space="0" w:color="auto"/>
        <w:left w:val="none" w:sz="0" w:space="0" w:color="auto"/>
        <w:bottom w:val="none" w:sz="0" w:space="0" w:color="auto"/>
        <w:right w:val="none" w:sz="0" w:space="0" w:color="auto"/>
      </w:divBdr>
    </w:div>
    <w:div w:id="1890871708">
      <w:bodyDiv w:val="1"/>
      <w:marLeft w:val="0"/>
      <w:marRight w:val="0"/>
      <w:marTop w:val="0"/>
      <w:marBottom w:val="0"/>
      <w:divBdr>
        <w:top w:val="none" w:sz="0" w:space="0" w:color="auto"/>
        <w:left w:val="none" w:sz="0" w:space="0" w:color="auto"/>
        <w:bottom w:val="none" w:sz="0" w:space="0" w:color="auto"/>
        <w:right w:val="none" w:sz="0" w:space="0" w:color="auto"/>
      </w:divBdr>
      <w:divsChild>
        <w:div w:id="390544471">
          <w:marLeft w:val="360"/>
          <w:marRight w:val="0"/>
          <w:marTop w:val="200"/>
          <w:marBottom w:val="0"/>
          <w:divBdr>
            <w:top w:val="none" w:sz="0" w:space="0" w:color="auto"/>
            <w:left w:val="none" w:sz="0" w:space="0" w:color="auto"/>
            <w:bottom w:val="none" w:sz="0" w:space="0" w:color="auto"/>
            <w:right w:val="none" w:sz="0" w:space="0" w:color="auto"/>
          </w:divBdr>
        </w:div>
        <w:div w:id="517038617">
          <w:marLeft w:val="360"/>
          <w:marRight w:val="0"/>
          <w:marTop w:val="200"/>
          <w:marBottom w:val="0"/>
          <w:divBdr>
            <w:top w:val="none" w:sz="0" w:space="0" w:color="auto"/>
            <w:left w:val="none" w:sz="0" w:space="0" w:color="auto"/>
            <w:bottom w:val="none" w:sz="0" w:space="0" w:color="auto"/>
            <w:right w:val="none" w:sz="0" w:space="0" w:color="auto"/>
          </w:divBdr>
        </w:div>
        <w:div w:id="1415198223">
          <w:marLeft w:val="360"/>
          <w:marRight w:val="0"/>
          <w:marTop w:val="200"/>
          <w:marBottom w:val="0"/>
          <w:divBdr>
            <w:top w:val="none" w:sz="0" w:space="0" w:color="auto"/>
            <w:left w:val="none" w:sz="0" w:space="0" w:color="auto"/>
            <w:bottom w:val="none" w:sz="0" w:space="0" w:color="auto"/>
            <w:right w:val="none" w:sz="0" w:space="0" w:color="auto"/>
          </w:divBdr>
        </w:div>
        <w:div w:id="1490093256">
          <w:marLeft w:val="360"/>
          <w:marRight w:val="0"/>
          <w:marTop w:val="200"/>
          <w:marBottom w:val="0"/>
          <w:divBdr>
            <w:top w:val="none" w:sz="0" w:space="0" w:color="auto"/>
            <w:left w:val="none" w:sz="0" w:space="0" w:color="auto"/>
            <w:bottom w:val="none" w:sz="0" w:space="0" w:color="auto"/>
            <w:right w:val="none" w:sz="0" w:space="0" w:color="auto"/>
          </w:divBdr>
        </w:div>
        <w:div w:id="2136946892">
          <w:marLeft w:val="360"/>
          <w:marRight w:val="0"/>
          <w:marTop w:val="200"/>
          <w:marBottom w:val="0"/>
          <w:divBdr>
            <w:top w:val="none" w:sz="0" w:space="0" w:color="auto"/>
            <w:left w:val="none" w:sz="0" w:space="0" w:color="auto"/>
            <w:bottom w:val="none" w:sz="0" w:space="0" w:color="auto"/>
            <w:right w:val="none" w:sz="0" w:space="0" w:color="auto"/>
          </w:divBdr>
        </w:div>
      </w:divsChild>
    </w:div>
    <w:div w:id="1914580086">
      <w:bodyDiv w:val="1"/>
      <w:marLeft w:val="0"/>
      <w:marRight w:val="0"/>
      <w:marTop w:val="0"/>
      <w:marBottom w:val="0"/>
      <w:divBdr>
        <w:top w:val="none" w:sz="0" w:space="0" w:color="auto"/>
        <w:left w:val="none" w:sz="0" w:space="0" w:color="auto"/>
        <w:bottom w:val="none" w:sz="0" w:space="0" w:color="auto"/>
        <w:right w:val="none" w:sz="0" w:space="0" w:color="auto"/>
      </w:divBdr>
    </w:div>
    <w:div w:id="1929267604">
      <w:bodyDiv w:val="1"/>
      <w:marLeft w:val="0"/>
      <w:marRight w:val="0"/>
      <w:marTop w:val="0"/>
      <w:marBottom w:val="0"/>
      <w:divBdr>
        <w:top w:val="none" w:sz="0" w:space="0" w:color="auto"/>
        <w:left w:val="none" w:sz="0" w:space="0" w:color="auto"/>
        <w:bottom w:val="none" w:sz="0" w:space="0" w:color="auto"/>
        <w:right w:val="none" w:sz="0" w:space="0" w:color="auto"/>
      </w:divBdr>
    </w:div>
    <w:div w:id="1935281760">
      <w:bodyDiv w:val="1"/>
      <w:marLeft w:val="0"/>
      <w:marRight w:val="0"/>
      <w:marTop w:val="0"/>
      <w:marBottom w:val="0"/>
      <w:divBdr>
        <w:top w:val="none" w:sz="0" w:space="0" w:color="auto"/>
        <w:left w:val="none" w:sz="0" w:space="0" w:color="auto"/>
        <w:bottom w:val="none" w:sz="0" w:space="0" w:color="auto"/>
        <w:right w:val="none" w:sz="0" w:space="0" w:color="auto"/>
      </w:divBdr>
    </w:div>
    <w:div w:id="1960062723">
      <w:bodyDiv w:val="1"/>
      <w:marLeft w:val="0"/>
      <w:marRight w:val="0"/>
      <w:marTop w:val="0"/>
      <w:marBottom w:val="0"/>
      <w:divBdr>
        <w:top w:val="none" w:sz="0" w:space="0" w:color="auto"/>
        <w:left w:val="none" w:sz="0" w:space="0" w:color="auto"/>
        <w:bottom w:val="none" w:sz="0" w:space="0" w:color="auto"/>
        <w:right w:val="none" w:sz="0" w:space="0" w:color="auto"/>
      </w:divBdr>
    </w:div>
    <w:div w:id="2095735858">
      <w:bodyDiv w:val="1"/>
      <w:marLeft w:val="0"/>
      <w:marRight w:val="0"/>
      <w:marTop w:val="0"/>
      <w:marBottom w:val="0"/>
      <w:divBdr>
        <w:top w:val="none" w:sz="0" w:space="0" w:color="auto"/>
        <w:left w:val="none" w:sz="0" w:space="0" w:color="auto"/>
        <w:bottom w:val="none" w:sz="0" w:space="0" w:color="auto"/>
        <w:right w:val="none" w:sz="0" w:space="0" w:color="auto"/>
      </w:divBdr>
    </w:div>
    <w:div w:id="2099322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5.emf"/><Relationship Id="rId3" Type="http://schemas.openxmlformats.org/officeDocument/2006/relationships/customXml" Target="../customXml/item3.xml"/><Relationship Id="rId21" Type="http://schemas.microsoft.com/office/2016/09/relationships/commentsIds" Target="commentsIds.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alkem.io/digileefomgeving/dashboard" TargetMode="Externa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8/08/relationships/commentsExtensible" Target="commentsExtensible.xml"/><Relationship Id="rId27" Type="http://schemas.openxmlformats.org/officeDocument/2006/relationships/image" Target="media/image6.emf"/><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webSettings" Target="webSettings.xml"/></Relationships>
</file>

<file path=word/_rels/header6.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214efa-76df-4d4e-b293-b8dddf99081c">
      <Terms xmlns="http://schemas.microsoft.com/office/infopath/2007/PartnerControls"/>
    </lcf76f155ced4ddcb4097134ff3c332f>
    <TaxCatchAll xmlns="70baf23f-1a2f-49ca-a310-e4876e462c1d" xsi:nil="true"/>
    <Info xmlns="97214efa-76df-4d4e-b293-b8dddf9908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FB0E1B1B22B8488FAF69F0E1878746" ma:contentTypeVersion="19" ma:contentTypeDescription="Een nieuw document maken." ma:contentTypeScope="" ma:versionID="751619ce0057023c71077701caf10310">
  <xsd:schema xmlns:xsd="http://www.w3.org/2001/XMLSchema" xmlns:xs="http://www.w3.org/2001/XMLSchema" xmlns:p="http://schemas.microsoft.com/office/2006/metadata/properties" xmlns:ns2="97214efa-76df-4d4e-b293-b8dddf99081c" xmlns:ns3="70baf23f-1a2f-49ca-a310-e4876e462c1d" targetNamespace="http://schemas.microsoft.com/office/2006/metadata/properties" ma:root="true" ma:fieldsID="22295c127e2c71d773168bcc28ef9e0e" ns2:_="" ns3:_="">
    <xsd:import namespace="97214efa-76df-4d4e-b293-b8dddf99081c"/>
    <xsd:import namespace="70baf23f-1a2f-49ca-a310-e4876e462c1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Info"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14efa-76df-4d4e-b293-b8dddf9908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Info" ma:index="20" nillable="true" ma:displayName="Info" ma:description="Beschrijving  " ma:format="Dropdown" ma:internalName="Info">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a99bed0e-432a-4091-b929-67b863917b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baf23f-1a2f-49ca-a310-e4876e462c1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cddb26ba-d6d6-4651-8443-083e714147f6}" ma:internalName="TaxCatchAll" ma:showField="CatchAllData" ma:web="70baf23f-1a2f-49ca-a310-e4876e462c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09424-D9A9-482F-B56A-1FF48C3AA2EE}">
  <ds:schemaRefs>
    <ds:schemaRef ds:uri="http://schemas.microsoft.com/office/2006/metadata/properties"/>
    <ds:schemaRef ds:uri="http://schemas.microsoft.com/office/infopath/2007/PartnerControls"/>
    <ds:schemaRef ds:uri="97214efa-76df-4d4e-b293-b8dddf99081c"/>
    <ds:schemaRef ds:uri="70baf23f-1a2f-49ca-a310-e4876e462c1d"/>
  </ds:schemaRefs>
</ds:datastoreItem>
</file>

<file path=customXml/itemProps2.xml><?xml version="1.0" encoding="utf-8"?>
<ds:datastoreItem xmlns:ds="http://schemas.openxmlformats.org/officeDocument/2006/customXml" ds:itemID="{2F87922C-1637-4D64-AC1E-C74804D374D4}">
  <ds:schemaRefs>
    <ds:schemaRef ds:uri="http://schemas.microsoft.com/sharepoint/v3/contenttype/forms"/>
  </ds:schemaRefs>
</ds:datastoreItem>
</file>

<file path=customXml/itemProps3.xml><?xml version="1.0" encoding="utf-8"?>
<ds:datastoreItem xmlns:ds="http://schemas.openxmlformats.org/officeDocument/2006/customXml" ds:itemID="{93399EBD-7DD8-46DF-B62F-8E835931B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214efa-76df-4d4e-b293-b8dddf99081c"/>
    <ds:schemaRef ds:uri="70baf23f-1a2f-49ca-a310-e4876e462c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723724-3EFE-4ADF-A3E1-FA75BA2B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29</Pages>
  <Words>11385</Words>
  <Characters>62623</Characters>
  <Application>Microsoft Office Word</Application>
  <DocSecurity>0</DocSecurity>
  <Lines>521</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73861</CharactersWithSpaces>
  <SharedDoc>false</SharedDoc>
  <HLinks>
    <vt:vector size="222" baseType="variant">
      <vt:variant>
        <vt:i4>1703997</vt:i4>
      </vt:variant>
      <vt:variant>
        <vt:i4>212</vt:i4>
      </vt:variant>
      <vt:variant>
        <vt:i4>0</vt:i4>
      </vt:variant>
      <vt:variant>
        <vt:i4>5</vt:i4>
      </vt:variant>
      <vt:variant>
        <vt:lpwstr/>
      </vt:variant>
      <vt:variant>
        <vt:lpwstr>_Toc189224736</vt:lpwstr>
      </vt:variant>
      <vt:variant>
        <vt:i4>1703997</vt:i4>
      </vt:variant>
      <vt:variant>
        <vt:i4>206</vt:i4>
      </vt:variant>
      <vt:variant>
        <vt:i4>0</vt:i4>
      </vt:variant>
      <vt:variant>
        <vt:i4>5</vt:i4>
      </vt:variant>
      <vt:variant>
        <vt:lpwstr/>
      </vt:variant>
      <vt:variant>
        <vt:lpwstr>_Toc189224735</vt:lpwstr>
      </vt:variant>
      <vt:variant>
        <vt:i4>1703997</vt:i4>
      </vt:variant>
      <vt:variant>
        <vt:i4>200</vt:i4>
      </vt:variant>
      <vt:variant>
        <vt:i4>0</vt:i4>
      </vt:variant>
      <vt:variant>
        <vt:i4>5</vt:i4>
      </vt:variant>
      <vt:variant>
        <vt:lpwstr/>
      </vt:variant>
      <vt:variant>
        <vt:lpwstr>_Toc189224734</vt:lpwstr>
      </vt:variant>
      <vt:variant>
        <vt:i4>1703997</vt:i4>
      </vt:variant>
      <vt:variant>
        <vt:i4>194</vt:i4>
      </vt:variant>
      <vt:variant>
        <vt:i4>0</vt:i4>
      </vt:variant>
      <vt:variant>
        <vt:i4>5</vt:i4>
      </vt:variant>
      <vt:variant>
        <vt:lpwstr/>
      </vt:variant>
      <vt:variant>
        <vt:lpwstr>_Toc189224733</vt:lpwstr>
      </vt:variant>
      <vt:variant>
        <vt:i4>1703997</vt:i4>
      </vt:variant>
      <vt:variant>
        <vt:i4>188</vt:i4>
      </vt:variant>
      <vt:variant>
        <vt:i4>0</vt:i4>
      </vt:variant>
      <vt:variant>
        <vt:i4>5</vt:i4>
      </vt:variant>
      <vt:variant>
        <vt:lpwstr/>
      </vt:variant>
      <vt:variant>
        <vt:lpwstr>_Toc189224732</vt:lpwstr>
      </vt:variant>
      <vt:variant>
        <vt:i4>1703997</vt:i4>
      </vt:variant>
      <vt:variant>
        <vt:i4>182</vt:i4>
      </vt:variant>
      <vt:variant>
        <vt:i4>0</vt:i4>
      </vt:variant>
      <vt:variant>
        <vt:i4>5</vt:i4>
      </vt:variant>
      <vt:variant>
        <vt:lpwstr/>
      </vt:variant>
      <vt:variant>
        <vt:lpwstr>_Toc189224731</vt:lpwstr>
      </vt:variant>
      <vt:variant>
        <vt:i4>1703997</vt:i4>
      </vt:variant>
      <vt:variant>
        <vt:i4>176</vt:i4>
      </vt:variant>
      <vt:variant>
        <vt:i4>0</vt:i4>
      </vt:variant>
      <vt:variant>
        <vt:i4>5</vt:i4>
      </vt:variant>
      <vt:variant>
        <vt:lpwstr/>
      </vt:variant>
      <vt:variant>
        <vt:lpwstr>_Toc189224730</vt:lpwstr>
      </vt:variant>
      <vt:variant>
        <vt:i4>1769533</vt:i4>
      </vt:variant>
      <vt:variant>
        <vt:i4>170</vt:i4>
      </vt:variant>
      <vt:variant>
        <vt:i4>0</vt:i4>
      </vt:variant>
      <vt:variant>
        <vt:i4>5</vt:i4>
      </vt:variant>
      <vt:variant>
        <vt:lpwstr/>
      </vt:variant>
      <vt:variant>
        <vt:lpwstr>_Toc189224729</vt:lpwstr>
      </vt:variant>
      <vt:variant>
        <vt:i4>1769533</vt:i4>
      </vt:variant>
      <vt:variant>
        <vt:i4>164</vt:i4>
      </vt:variant>
      <vt:variant>
        <vt:i4>0</vt:i4>
      </vt:variant>
      <vt:variant>
        <vt:i4>5</vt:i4>
      </vt:variant>
      <vt:variant>
        <vt:lpwstr/>
      </vt:variant>
      <vt:variant>
        <vt:lpwstr>_Toc189224728</vt:lpwstr>
      </vt:variant>
      <vt:variant>
        <vt:i4>1769533</vt:i4>
      </vt:variant>
      <vt:variant>
        <vt:i4>158</vt:i4>
      </vt:variant>
      <vt:variant>
        <vt:i4>0</vt:i4>
      </vt:variant>
      <vt:variant>
        <vt:i4>5</vt:i4>
      </vt:variant>
      <vt:variant>
        <vt:lpwstr/>
      </vt:variant>
      <vt:variant>
        <vt:lpwstr>_Toc189224727</vt:lpwstr>
      </vt:variant>
      <vt:variant>
        <vt:i4>1769533</vt:i4>
      </vt:variant>
      <vt:variant>
        <vt:i4>152</vt:i4>
      </vt:variant>
      <vt:variant>
        <vt:i4>0</vt:i4>
      </vt:variant>
      <vt:variant>
        <vt:i4>5</vt:i4>
      </vt:variant>
      <vt:variant>
        <vt:lpwstr/>
      </vt:variant>
      <vt:variant>
        <vt:lpwstr>_Toc189224726</vt:lpwstr>
      </vt:variant>
      <vt:variant>
        <vt:i4>1769533</vt:i4>
      </vt:variant>
      <vt:variant>
        <vt:i4>146</vt:i4>
      </vt:variant>
      <vt:variant>
        <vt:i4>0</vt:i4>
      </vt:variant>
      <vt:variant>
        <vt:i4>5</vt:i4>
      </vt:variant>
      <vt:variant>
        <vt:lpwstr/>
      </vt:variant>
      <vt:variant>
        <vt:lpwstr>_Toc189224725</vt:lpwstr>
      </vt:variant>
      <vt:variant>
        <vt:i4>1769533</vt:i4>
      </vt:variant>
      <vt:variant>
        <vt:i4>140</vt:i4>
      </vt:variant>
      <vt:variant>
        <vt:i4>0</vt:i4>
      </vt:variant>
      <vt:variant>
        <vt:i4>5</vt:i4>
      </vt:variant>
      <vt:variant>
        <vt:lpwstr/>
      </vt:variant>
      <vt:variant>
        <vt:lpwstr>_Toc189224724</vt:lpwstr>
      </vt:variant>
      <vt:variant>
        <vt:i4>1769533</vt:i4>
      </vt:variant>
      <vt:variant>
        <vt:i4>134</vt:i4>
      </vt:variant>
      <vt:variant>
        <vt:i4>0</vt:i4>
      </vt:variant>
      <vt:variant>
        <vt:i4>5</vt:i4>
      </vt:variant>
      <vt:variant>
        <vt:lpwstr/>
      </vt:variant>
      <vt:variant>
        <vt:lpwstr>_Toc189224723</vt:lpwstr>
      </vt:variant>
      <vt:variant>
        <vt:i4>1769533</vt:i4>
      </vt:variant>
      <vt:variant>
        <vt:i4>128</vt:i4>
      </vt:variant>
      <vt:variant>
        <vt:i4>0</vt:i4>
      </vt:variant>
      <vt:variant>
        <vt:i4>5</vt:i4>
      </vt:variant>
      <vt:variant>
        <vt:lpwstr/>
      </vt:variant>
      <vt:variant>
        <vt:lpwstr>_Toc189224722</vt:lpwstr>
      </vt:variant>
      <vt:variant>
        <vt:i4>1769533</vt:i4>
      </vt:variant>
      <vt:variant>
        <vt:i4>122</vt:i4>
      </vt:variant>
      <vt:variant>
        <vt:i4>0</vt:i4>
      </vt:variant>
      <vt:variant>
        <vt:i4>5</vt:i4>
      </vt:variant>
      <vt:variant>
        <vt:lpwstr/>
      </vt:variant>
      <vt:variant>
        <vt:lpwstr>_Toc189224721</vt:lpwstr>
      </vt:variant>
      <vt:variant>
        <vt:i4>1769533</vt:i4>
      </vt:variant>
      <vt:variant>
        <vt:i4>116</vt:i4>
      </vt:variant>
      <vt:variant>
        <vt:i4>0</vt:i4>
      </vt:variant>
      <vt:variant>
        <vt:i4>5</vt:i4>
      </vt:variant>
      <vt:variant>
        <vt:lpwstr/>
      </vt:variant>
      <vt:variant>
        <vt:lpwstr>_Toc189224720</vt:lpwstr>
      </vt:variant>
      <vt:variant>
        <vt:i4>1572925</vt:i4>
      </vt:variant>
      <vt:variant>
        <vt:i4>110</vt:i4>
      </vt:variant>
      <vt:variant>
        <vt:i4>0</vt:i4>
      </vt:variant>
      <vt:variant>
        <vt:i4>5</vt:i4>
      </vt:variant>
      <vt:variant>
        <vt:lpwstr/>
      </vt:variant>
      <vt:variant>
        <vt:lpwstr>_Toc189224719</vt:lpwstr>
      </vt:variant>
      <vt:variant>
        <vt:i4>1572925</vt:i4>
      </vt:variant>
      <vt:variant>
        <vt:i4>104</vt:i4>
      </vt:variant>
      <vt:variant>
        <vt:i4>0</vt:i4>
      </vt:variant>
      <vt:variant>
        <vt:i4>5</vt:i4>
      </vt:variant>
      <vt:variant>
        <vt:lpwstr/>
      </vt:variant>
      <vt:variant>
        <vt:lpwstr>_Toc189224718</vt:lpwstr>
      </vt:variant>
      <vt:variant>
        <vt:i4>1572925</vt:i4>
      </vt:variant>
      <vt:variant>
        <vt:i4>98</vt:i4>
      </vt:variant>
      <vt:variant>
        <vt:i4>0</vt:i4>
      </vt:variant>
      <vt:variant>
        <vt:i4>5</vt:i4>
      </vt:variant>
      <vt:variant>
        <vt:lpwstr/>
      </vt:variant>
      <vt:variant>
        <vt:lpwstr>_Toc189224717</vt:lpwstr>
      </vt:variant>
      <vt:variant>
        <vt:i4>1572925</vt:i4>
      </vt:variant>
      <vt:variant>
        <vt:i4>92</vt:i4>
      </vt:variant>
      <vt:variant>
        <vt:i4>0</vt:i4>
      </vt:variant>
      <vt:variant>
        <vt:i4>5</vt:i4>
      </vt:variant>
      <vt:variant>
        <vt:lpwstr/>
      </vt:variant>
      <vt:variant>
        <vt:lpwstr>_Toc189224716</vt:lpwstr>
      </vt:variant>
      <vt:variant>
        <vt:i4>1572925</vt:i4>
      </vt:variant>
      <vt:variant>
        <vt:i4>86</vt:i4>
      </vt:variant>
      <vt:variant>
        <vt:i4>0</vt:i4>
      </vt:variant>
      <vt:variant>
        <vt:i4>5</vt:i4>
      </vt:variant>
      <vt:variant>
        <vt:lpwstr/>
      </vt:variant>
      <vt:variant>
        <vt:lpwstr>_Toc189224715</vt:lpwstr>
      </vt:variant>
      <vt:variant>
        <vt:i4>1572925</vt:i4>
      </vt:variant>
      <vt:variant>
        <vt:i4>80</vt:i4>
      </vt:variant>
      <vt:variant>
        <vt:i4>0</vt:i4>
      </vt:variant>
      <vt:variant>
        <vt:i4>5</vt:i4>
      </vt:variant>
      <vt:variant>
        <vt:lpwstr/>
      </vt:variant>
      <vt:variant>
        <vt:lpwstr>_Toc189224714</vt:lpwstr>
      </vt:variant>
      <vt:variant>
        <vt:i4>1572925</vt:i4>
      </vt:variant>
      <vt:variant>
        <vt:i4>74</vt:i4>
      </vt:variant>
      <vt:variant>
        <vt:i4>0</vt:i4>
      </vt:variant>
      <vt:variant>
        <vt:i4>5</vt:i4>
      </vt:variant>
      <vt:variant>
        <vt:lpwstr/>
      </vt:variant>
      <vt:variant>
        <vt:lpwstr>_Toc189224713</vt:lpwstr>
      </vt:variant>
      <vt:variant>
        <vt:i4>1572925</vt:i4>
      </vt:variant>
      <vt:variant>
        <vt:i4>68</vt:i4>
      </vt:variant>
      <vt:variant>
        <vt:i4>0</vt:i4>
      </vt:variant>
      <vt:variant>
        <vt:i4>5</vt:i4>
      </vt:variant>
      <vt:variant>
        <vt:lpwstr/>
      </vt:variant>
      <vt:variant>
        <vt:lpwstr>_Toc189224712</vt:lpwstr>
      </vt:variant>
      <vt:variant>
        <vt:i4>1572925</vt:i4>
      </vt:variant>
      <vt:variant>
        <vt:i4>62</vt:i4>
      </vt:variant>
      <vt:variant>
        <vt:i4>0</vt:i4>
      </vt:variant>
      <vt:variant>
        <vt:i4>5</vt:i4>
      </vt:variant>
      <vt:variant>
        <vt:lpwstr/>
      </vt:variant>
      <vt:variant>
        <vt:lpwstr>_Toc189224711</vt:lpwstr>
      </vt:variant>
      <vt:variant>
        <vt:i4>1572925</vt:i4>
      </vt:variant>
      <vt:variant>
        <vt:i4>56</vt:i4>
      </vt:variant>
      <vt:variant>
        <vt:i4>0</vt:i4>
      </vt:variant>
      <vt:variant>
        <vt:i4>5</vt:i4>
      </vt:variant>
      <vt:variant>
        <vt:lpwstr/>
      </vt:variant>
      <vt:variant>
        <vt:lpwstr>_Toc189224710</vt:lpwstr>
      </vt:variant>
      <vt:variant>
        <vt:i4>1638461</vt:i4>
      </vt:variant>
      <vt:variant>
        <vt:i4>50</vt:i4>
      </vt:variant>
      <vt:variant>
        <vt:i4>0</vt:i4>
      </vt:variant>
      <vt:variant>
        <vt:i4>5</vt:i4>
      </vt:variant>
      <vt:variant>
        <vt:lpwstr/>
      </vt:variant>
      <vt:variant>
        <vt:lpwstr>_Toc189224709</vt:lpwstr>
      </vt:variant>
      <vt:variant>
        <vt:i4>1638461</vt:i4>
      </vt:variant>
      <vt:variant>
        <vt:i4>44</vt:i4>
      </vt:variant>
      <vt:variant>
        <vt:i4>0</vt:i4>
      </vt:variant>
      <vt:variant>
        <vt:i4>5</vt:i4>
      </vt:variant>
      <vt:variant>
        <vt:lpwstr/>
      </vt:variant>
      <vt:variant>
        <vt:lpwstr>_Toc189224708</vt:lpwstr>
      </vt:variant>
      <vt:variant>
        <vt:i4>1638461</vt:i4>
      </vt:variant>
      <vt:variant>
        <vt:i4>38</vt:i4>
      </vt:variant>
      <vt:variant>
        <vt:i4>0</vt:i4>
      </vt:variant>
      <vt:variant>
        <vt:i4>5</vt:i4>
      </vt:variant>
      <vt:variant>
        <vt:lpwstr/>
      </vt:variant>
      <vt:variant>
        <vt:lpwstr>_Toc189224707</vt:lpwstr>
      </vt:variant>
      <vt:variant>
        <vt:i4>1638461</vt:i4>
      </vt:variant>
      <vt:variant>
        <vt:i4>32</vt:i4>
      </vt:variant>
      <vt:variant>
        <vt:i4>0</vt:i4>
      </vt:variant>
      <vt:variant>
        <vt:i4>5</vt:i4>
      </vt:variant>
      <vt:variant>
        <vt:lpwstr/>
      </vt:variant>
      <vt:variant>
        <vt:lpwstr>_Toc189224706</vt:lpwstr>
      </vt:variant>
      <vt:variant>
        <vt:i4>1638461</vt:i4>
      </vt:variant>
      <vt:variant>
        <vt:i4>26</vt:i4>
      </vt:variant>
      <vt:variant>
        <vt:i4>0</vt:i4>
      </vt:variant>
      <vt:variant>
        <vt:i4>5</vt:i4>
      </vt:variant>
      <vt:variant>
        <vt:lpwstr/>
      </vt:variant>
      <vt:variant>
        <vt:lpwstr>_Toc189224705</vt:lpwstr>
      </vt:variant>
      <vt:variant>
        <vt:i4>1638461</vt:i4>
      </vt:variant>
      <vt:variant>
        <vt:i4>20</vt:i4>
      </vt:variant>
      <vt:variant>
        <vt:i4>0</vt:i4>
      </vt:variant>
      <vt:variant>
        <vt:i4>5</vt:i4>
      </vt:variant>
      <vt:variant>
        <vt:lpwstr/>
      </vt:variant>
      <vt:variant>
        <vt:lpwstr>_Toc189224704</vt:lpwstr>
      </vt:variant>
      <vt:variant>
        <vt:i4>1638461</vt:i4>
      </vt:variant>
      <vt:variant>
        <vt:i4>14</vt:i4>
      </vt:variant>
      <vt:variant>
        <vt:i4>0</vt:i4>
      </vt:variant>
      <vt:variant>
        <vt:i4>5</vt:i4>
      </vt:variant>
      <vt:variant>
        <vt:lpwstr/>
      </vt:variant>
      <vt:variant>
        <vt:lpwstr>_Toc189224703</vt:lpwstr>
      </vt:variant>
      <vt:variant>
        <vt:i4>1638461</vt:i4>
      </vt:variant>
      <vt:variant>
        <vt:i4>8</vt:i4>
      </vt:variant>
      <vt:variant>
        <vt:i4>0</vt:i4>
      </vt:variant>
      <vt:variant>
        <vt:i4>5</vt:i4>
      </vt:variant>
      <vt:variant>
        <vt:lpwstr/>
      </vt:variant>
      <vt:variant>
        <vt:lpwstr>_Toc189224702</vt:lpwstr>
      </vt:variant>
      <vt:variant>
        <vt:i4>1638461</vt:i4>
      </vt:variant>
      <vt:variant>
        <vt:i4>2</vt:i4>
      </vt:variant>
      <vt:variant>
        <vt:i4>0</vt:i4>
      </vt:variant>
      <vt:variant>
        <vt:i4>5</vt:i4>
      </vt:variant>
      <vt:variant>
        <vt:lpwstr/>
      </vt:variant>
      <vt:variant>
        <vt:lpwstr>_Toc189224701</vt:lpwstr>
      </vt:variant>
      <vt:variant>
        <vt:i4>2293832</vt:i4>
      </vt:variant>
      <vt:variant>
        <vt:i4>0</vt:i4>
      </vt:variant>
      <vt:variant>
        <vt:i4>0</vt:i4>
      </vt:variant>
      <vt:variant>
        <vt:i4>5</vt:i4>
      </vt:variant>
      <vt:variant>
        <vt:lpwstr>mailto:gerlof.dehaan@vng.nl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de Ruig</dc:creator>
  <cp:keywords/>
  <cp:lastModifiedBy>Meer, Ruud van der</cp:lastModifiedBy>
  <cp:revision>5</cp:revision>
  <cp:lastPrinted>2023-10-13T20:15:00Z</cp:lastPrinted>
  <dcterms:created xsi:type="dcterms:W3CDTF">2025-02-10T15:06:00Z</dcterms:created>
  <dcterms:modified xsi:type="dcterms:W3CDTF">2025-02-11T10:44:00Z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0x01010013FB0E1B1B22B8488FAF69F0E1878746</vt:lpwstr>
  </property>
  <property fmtid="{D5CDD505-2E9C-101B-9397-08002B2CF9AE}" pid="3" name="MediaServiceImageTags">
    <vt:lpwstr/>
  </property>
</Properties>
</file>